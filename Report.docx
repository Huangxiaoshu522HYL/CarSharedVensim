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FCA6B" w14:textId="77777777" w:rsidR="003C49A3" w:rsidRDefault="00F26EF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The Federal Government</w:t>
      </w:r>
    </w:p>
    <w:p w14:paraId="4BE53CC4" w14:textId="77777777" w:rsidR="003C49A3" w:rsidRDefault="00F26EF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Group 6 - Scott Huang, Lauren Monk, Katie Shen, Natasha Stallings </w:t>
      </w:r>
    </w:p>
    <w:p w14:paraId="34591980" w14:textId="77777777" w:rsidR="003C49A3" w:rsidRDefault="00F26EF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November 19, 2021</w:t>
      </w:r>
    </w:p>
    <w:p w14:paraId="5934055C" w14:textId="77777777" w:rsidR="003C49A3" w:rsidRDefault="00F26EF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Subject: Simulation of Gas Tax Policy Changes</w:t>
      </w:r>
    </w:p>
    <w:p w14:paraId="3BBE8DAA" w14:textId="77777777" w:rsidR="003C49A3" w:rsidRDefault="00F26EFE">
      <w:pPr>
        <w:shd w:val="clear" w:color="auto" w:fill="FFFFFF"/>
        <w:spacing w:line="480" w:lineRule="auto"/>
        <w:rPr>
          <w:rFonts w:ascii="Times New Roman" w:eastAsia="Times New Roman" w:hAnsi="Times New Roman" w:cs="Times New Roman"/>
          <w:sz w:val="24"/>
          <w:szCs w:val="24"/>
        </w:rPr>
      </w:pPr>
      <w:r>
        <w:br w:type="page"/>
      </w:r>
    </w:p>
    <w:p w14:paraId="184D742C" w14:textId="77777777" w:rsidR="003C49A3" w:rsidRDefault="00F26EFE">
      <w:pPr>
        <w:shd w:val="clear" w:color="auto" w:fill="FFFFFF"/>
        <w:spacing w:line="480" w:lineRule="auto"/>
        <w:rPr>
          <w:rFonts w:ascii="Times New Roman" w:eastAsia="Times New Roman" w:hAnsi="Times New Roman" w:cs="Times New Roman"/>
          <w:sz w:val="24"/>
          <w:szCs w:val="24"/>
        </w:rPr>
      </w:pPr>
      <w:commentRangeStart w:id="0"/>
      <w:r>
        <w:rPr>
          <w:rFonts w:ascii="Times New Roman" w:eastAsia="Times New Roman" w:hAnsi="Times New Roman" w:cs="Times New Roman"/>
          <w:b/>
          <w:sz w:val="24"/>
          <w:szCs w:val="24"/>
        </w:rPr>
        <w:lastRenderedPageBreak/>
        <w:t>Executive Summary</w:t>
      </w:r>
      <w:commentRangeEnd w:id="0"/>
      <w:r w:rsidR="00B70FA1">
        <w:rPr>
          <w:rStyle w:val="CommentReference"/>
        </w:rPr>
        <w:commentReference w:id="0"/>
      </w:r>
    </w:p>
    <w:p w14:paraId="6E6E8569" w14:textId="66397B58" w:rsidR="003C49A3" w:rsidRDefault="00F26EF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Federal revenue for the Highway Trust Fund has been steadily declining due to its dependence on fuel taxation</w:t>
      </w:r>
      <w:ins w:id="1" w:author="William Chernicoff" w:date="2021-11-24T08:56:00Z">
        <w:r w:rsidR="006F4162">
          <w:rPr>
            <w:rFonts w:ascii="Times New Roman" w:eastAsia="Times New Roman" w:hAnsi="Times New Roman" w:cs="Times New Roman"/>
            <w:sz w:val="24"/>
            <w:szCs w:val="24"/>
          </w:rPr>
          <w:t xml:space="preserve"> and declining average fuel consumption / vehicle</w:t>
        </w:r>
      </w:ins>
      <w:r>
        <w:rPr>
          <w:rFonts w:ascii="Times New Roman" w:eastAsia="Times New Roman" w:hAnsi="Times New Roman" w:cs="Times New Roman"/>
          <w:sz w:val="24"/>
          <w:szCs w:val="24"/>
        </w:rPr>
        <w:t xml:space="preserve">. Policies for increasing the gas tax or indexing the tax to the inflation rate have been suggested as possible solutions to increase federal revenue. This policy brief focuses on two policies: </w:t>
      </w:r>
      <w:r>
        <w:rPr>
          <w:rFonts w:ascii="Times New Roman" w:eastAsia="Times New Roman" w:hAnsi="Times New Roman" w:cs="Times New Roman"/>
          <w:color w:val="333333"/>
          <w:sz w:val="24"/>
          <w:szCs w:val="24"/>
          <w:highlight w:val="white"/>
        </w:rPr>
        <w:t xml:space="preserve">conducting gas taxation based on inflation rate and conducting gas taxation at a new increased rate of 19.4 cents per gallon over the current reference mode of 18.4 cents per gallon. </w:t>
      </w:r>
      <w:commentRangeStart w:id="2"/>
      <w:commentRangeStart w:id="3"/>
      <w:r>
        <w:rPr>
          <w:rFonts w:ascii="Times New Roman" w:eastAsia="Times New Roman" w:hAnsi="Times New Roman" w:cs="Times New Roman"/>
          <w:color w:val="333333"/>
          <w:sz w:val="24"/>
          <w:szCs w:val="24"/>
          <w:highlight w:val="white"/>
        </w:rPr>
        <w:t>It will present a model that demonstrates the evolution of the light-duty vehicle fleet and the changes in revenue resulting from the different policy implementations. Additionally, the brief will present findings from literature research, provide a causal loop diagram created using systems thinking, and suggest recommendations for ways to solve the gas taxation problem.</w:t>
      </w:r>
      <w:commentRangeEnd w:id="2"/>
      <w:r w:rsidR="00B70FA1">
        <w:rPr>
          <w:rStyle w:val="CommentReference"/>
        </w:rPr>
        <w:commentReference w:id="2"/>
      </w:r>
      <w:commentRangeEnd w:id="3"/>
      <w:r w:rsidR="006F4162">
        <w:rPr>
          <w:rStyle w:val="CommentReference"/>
        </w:rPr>
        <w:commentReference w:id="3"/>
      </w:r>
    </w:p>
    <w:p w14:paraId="21010DA6" w14:textId="77777777" w:rsidR="003C49A3" w:rsidRDefault="003C49A3">
      <w:pPr>
        <w:shd w:val="clear" w:color="auto" w:fill="FFFFFF"/>
        <w:spacing w:line="480" w:lineRule="auto"/>
        <w:rPr>
          <w:rFonts w:ascii="Times New Roman" w:eastAsia="Times New Roman" w:hAnsi="Times New Roman" w:cs="Times New Roman"/>
          <w:sz w:val="24"/>
          <w:szCs w:val="24"/>
        </w:rPr>
      </w:pPr>
    </w:p>
    <w:p w14:paraId="40756090" w14:textId="77777777" w:rsidR="003C49A3" w:rsidRDefault="00F26EFE">
      <w:pPr>
        <w:shd w:val="clear" w:color="auto" w:fill="FFFFFF"/>
        <w:spacing w:line="480" w:lineRule="auto"/>
        <w:rPr>
          <w:rFonts w:ascii="Times New Roman" w:eastAsia="Times New Roman" w:hAnsi="Times New Roman" w:cs="Times New Roman"/>
          <w:b/>
          <w:color w:val="333333"/>
          <w:sz w:val="24"/>
          <w:szCs w:val="24"/>
        </w:rPr>
      </w:pPr>
      <w:r>
        <w:br w:type="page"/>
      </w:r>
    </w:p>
    <w:p w14:paraId="7206442F" w14:textId="77777777" w:rsidR="003C49A3" w:rsidRDefault="00F26EFE">
      <w:pPr>
        <w:shd w:val="clear" w:color="auto" w:fill="FFFFFF"/>
        <w:spacing w:line="48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Introduction</w:t>
      </w:r>
    </w:p>
    <w:p w14:paraId="7572B10A" w14:textId="5A763ADF" w:rsidR="003C49A3" w:rsidRDefault="00F26EFE">
      <w:pPr>
        <w:shd w:val="clear" w:color="auto" w:fill="FFFFFF"/>
        <w:spacing w:line="480" w:lineRule="auto"/>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333333"/>
          <w:sz w:val="24"/>
          <w:szCs w:val="24"/>
        </w:rPr>
        <w:t>The Congressional Budget Office</w:t>
      </w:r>
      <w:r>
        <w:rPr>
          <w:rFonts w:ascii="Times New Roman" w:eastAsia="Times New Roman" w:hAnsi="Times New Roman" w:cs="Times New Roman"/>
          <w:i/>
          <w:color w:val="333333"/>
          <w:sz w:val="24"/>
          <w:szCs w:val="24"/>
        </w:rPr>
        <w:t xml:space="preserve"> </w:t>
      </w:r>
      <w:r>
        <w:rPr>
          <w:rFonts w:ascii="Times New Roman" w:eastAsia="Times New Roman" w:hAnsi="Times New Roman" w:cs="Times New Roman"/>
          <w:color w:val="333333"/>
          <w:sz w:val="24"/>
          <w:szCs w:val="24"/>
        </w:rPr>
        <w:t xml:space="preserve">(CBO) defines the Highway Trust Fund as a tool used for tracking federal spending and revenue for surface transportation (Tax Policy Center, 2021). The Highway Trust Fund consists of two separate accounts: the Highway Account and the Mass Transit Account. </w:t>
      </w:r>
      <w:proofErr w:type="gramStart"/>
      <w:r>
        <w:rPr>
          <w:rFonts w:ascii="Times New Roman" w:eastAsia="Times New Roman" w:hAnsi="Times New Roman" w:cs="Times New Roman"/>
          <w:color w:val="333333"/>
          <w:sz w:val="24"/>
          <w:szCs w:val="24"/>
        </w:rPr>
        <w:t>The majority of</w:t>
      </w:r>
      <w:proofErr w:type="gramEnd"/>
      <w:r>
        <w:rPr>
          <w:rFonts w:ascii="Times New Roman" w:eastAsia="Times New Roman" w:hAnsi="Times New Roman" w:cs="Times New Roman"/>
          <w:color w:val="333333"/>
          <w:sz w:val="24"/>
          <w:szCs w:val="24"/>
        </w:rPr>
        <w:t xml:space="preserve"> the public spending, around three-quarters, for both of these programs occurs primarily through the state and local governments, while the remaining quarter is financed by the federal government (Tax Policy Center, 2021). Federal revenue for the Highway Trust Fund is generated through </w:t>
      </w:r>
      <w:del w:id="4" w:author="Lange, Alex" w:date="2021-11-22T04:48:00Z">
        <w:r w:rsidDel="00B70FA1">
          <w:rPr>
            <w:rFonts w:ascii="Times New Roman" w:eastAsia="Times New Roman" w:hAnsi="Times New Roman" w:cs="Times New Roman"/>
            <w:color w:val="333333"/>
            <w:sz w:val="24"/>
            <w:szCs w:val="24"/>
          </w:rPr>
          <w:delText>transportational</w:delText>
        </w:r>
      </w:del>
      <w:ins w:id="5" w:author="Lange, Alex" w:date="2021-11-22T04:48:00Z">
        <w:r w:rsidR="00B70FA1">
          <w:rPr>
            <w:rFonts w:ascii="Times New Roman" w:eastAsia="Times New Roman" w:hAnsi="Times New Roman" w:cs="Times New Roman"/>
            <w:color w:val="333333"/>
            <w:sz w:val="24"/>
            <w:szCs w:val="24"/>
          </w:rPr>
          <w:t>transportation-related</w:t>
        </w:r>
      </w:ins>
      <w:r>
        <w:rPr>
          <w:rFonts w:ascii="Times New Roman" w:eastAsia="Times New Roman" w:hAnsi="Times New Roman" w:cs="Times New Roman"/>
          <w:color w:val="333333"/>
          <w:sz w:val="24"/>
          <w:szCs w:val="24"/>
        </w:rPr>
        <w:t xml:space="preserve"> taxes, such as fuel taxation. In fact, the Congressional Budget Office revealed that 82% of the Highway Trust Fund’s budget came from this “gas tax” (Peter G. Peterson Foundation, 2020). However, the federal revenue received from these taxes have begun declining in recent years because </w:t>
      </w:r>
      <w:del w:id="6" w:author="Lange, Alex" w:date="2021-11-22T04:49:00Z">
        <w:r w:rsidDel="00B70FA1">
          <w:rPr>
            <w:rFonts w:ascii="Times New Roman" w:eastAsia="Times New Roman" w:hAnsi="Times New Roman" w:cs="Times New Roman"/>
            <w:color w:val="333333"/>
            <w:sz w:val="24"/>
            <w:szCs w:val="24"/>
          </w:rPr>
          <w:delText xml:space="preserve">the </w:delText>
        </w:r>
      </w:del>
      <w:r>
        <w:rPr>
          <w:rFonts w:ascii="Times New Roman" w:eastAsia="Times New Roman" w:hAnsi="Times New Roman" w:cs="Times New Roman"/>
          <w:color w:val="333333"/>
          <w:sz w:val="24"/>
          <w:szCs w:val="24"/>
        </w:rPr>
        <w:t xml:space="preserve">fuel tax rates have remained </w:t>
      </w:r>
      <w:r>
        <w:rPr>
          <w:rFonts w:ascii="Times New Roman" w:eastAsia="Times New Roman" w:hAnsi="Times New Roman" w:cs="Times New Roman"/>
          <w:color w:val="333333"/>
          <w:sz w:val="24"/>
          <w:szCs w:val="24"/>
          <w:highlight w:val="white"/>
        </w:rPr>
        <w:t>fixed at 18.4 cents per gallon for gasoline and 24.4 cents per gallon for diesel fuel</w:t>
      </w:r>
      <w:r>
        <w:rPr>
          <w:rFonts w:ascii="Times New Roman" w:eastAsia="Times New Roman" w:hAnsi="Times New Roman" w:cs="Times New Roman"/>
          <w:color w:val="333333"/>
          <w:sz w:val="24"/>
          <w:szCs w:val="24"/>
        </w:rPr>
        <w:t xml:space="preserve"> since the Clinton administration in 1993 (Peter G. Peterson Foundation, 2020</w:t>
      </w:r>
      <w:commentRangeStart w:id="7"/>
      <w:r>
        <w:rPr>
          <w:rFonts w:ascii="Times New Roman" w:eastAsia="Times New Roman" w:hAnsi="Times New Roman" w:cs="Times New Roman"/>
          <w:color w:val="333333"/>
          <w:sz w:val="24"/>
          <w:szCs w:val="24"/>
        </w:rPr>
        <w:t xml:space="preserve">). </w:t>
      </w:r>
      <w:del w:id="8" w:author="Lange, Alex" w:date="2021-11-22T04:49:00Z">
        <w:r w:rsidDel="00B70FA1">
          <w:rPr>
            <w:rFonts w:ascii="Times New Roman" w:eastAsia="Times New Roman" w:hAnsi="Times New Roman" w:cs="Times New Roman"/>
            <w:color w:val="333333"/>
            <w:sz w:val="24"/>
            <w:szCs w:val="24"/>
          </w:rPr>
          <w:delText>Because this</w:delText>
        </w:r>
      </w:del>
      <w:ins w:id="9" w:author="Lange, Alex" w:date="2021-11-22T04:49:00Z">
        <w:r w:rsidR="00B70FA1">
          <w:rPr>
            <w:rFonts w:ascii="Times New Roman" w:eastAsia="Times New Roman" w:hAnsi="Times New Roman" w:cs="Times New Roman"/>
            <w:color w:val="333333"/>
            <w:sz w:val="24"/>
            <w:szCs w:val="24"/>
          </w:rPr>
          <w:t>This</w:t>
        </w:r>
      </w:ins>
      <w:r>
        <w:rPr>
          <w:rFonts w:ascii="Times New Roman" w:eastAsia="Times New Roman" w:hAnsi="Times New Roman" w:cs="Times New Roman"/>
          <w:color w:val="333333"/>
          <w:sz w:val="24"/>
          <w:szCs w:val="24"/>
        </w:rPr>
        <w:t xml:space="preserve"> federal </w:t>
      </w:r>
      <w:commentRangeEnd w:id="7"/>
      <w:r w:rsidR="00B70FA1">
        <w:rPr>
          <w:rStyle w:val="CommentReference"/>
        </w:rPr>
        <w:commentReference w:id="7"/>
      </w:r>
      <w:r>
        <w:rPr>
          <w:rFonts w:ascii="Times New Roman" w:eastAsia="Times New Roman" w:hAnsi="Times New Roman" w:cs="Times New Roman"/>
          <w:color w:val="333333"/>
          <w:sz w:val="24"/>
          <w:szCs w:val="24"/>
        </w:rPr>
        <w:t>gas tax has not been adjusted for inflation,</w:t>
      </w:r>
      <w:ins w:id="10" w:author="Lange, Alex" w:date="2021-11-22T04:49:00Z">
        <w:r w:rsidR="00B70FA1">
          <w:rPr>
            <w:rFonts w:ascii="Times New Roman" w:eastAsia="Times New Roman" w:hAnsi="Times New Roman" w:cs="Times New Roman"/>
            <w:color w:val="333333"/>
            <w:sz w:val="24"/>
            <w:szCs w:val="24"/>
          </w:rPr>
          <w:t xml:space="preserve"> and so</w:t>
        </w:r>
      </w:ins>
      <w:r>
        <w:rPr>
          <w:rFonts w:ascii="Times New Roman" w:eastAsia="Times New Roman" w:hAnsi="Times New Roman" w:cs="Times New Roman"/>
          <w:color w:val="333333"/>
          <w:sz w:val="24"/>
          <w:szCs w:val="24"/>
        </w:rPr>
        <w:t xml:space="preserve"> revenue has been steadily declining, causing many policy makers to suggest solutions like increasing the gas tax. </w:t>
      </w:r>
      <w:proofErr w:type="spellStart"/>
      <w:ins w:id="11" w:author="William Chernicoff" w:date="2021-11-24T09:07:00Z">
        <w:r w:rsidR="006B642D">
          <w:rPr>
            <w:rFonts w:ascii="Times New Roman" w:eastAsia="Times New Roman" w:hAnsi="Times New Roman" w:cs="Times New Roman"/>
            <w:color w:val="333333"/>
            <w:sz w:val="24"/>
            <w:szCs w:val="24"/>
          </w:rPr>
          <w:t>Concurently</w:t>
        </w:r>
        <w:proofErr w:type="spellEnd"/>
        <w:r w:rsidR="006B642D">
          <w:rPr>
            <w:rFonts w:ascii="Times New Roman" w:eastAsia="Times New Roman" w:hAnsi="Times New Roman" w:cs="Times New Roman"/>
            <w:color w:val="333333"/>
            <w:sz w:val="24"/>
            <w:szCs w:val="24"/>
          </w:rPr>
          <w:t xml:space="preserve">, </w:t>
        </w:r>
      </w:ins>
      <w:del w:id="12" w:author="William Chernicoff" w:date="2021-11-24T09:07:00Z">
        <w:r w:rsidDel="006B642D">
          <w:rPr>
            <w:rFonts w:ascii="Times New Roman" w:eastAsia="Times New Roman" w:hAnsi="Times New Roman" w:cs="Times New Roman"/>
            <w:color w:val="333333"/>
            <w:sz w:val="24"/>
            <w:szCs w:val="24"/>
          </w:rPr>
          <w:delText>I</w:delText>
        </w:r>
      </w:del>
      <w:ins w:id="13" w:author="William Chernicoff" w:date="2021-11-24T09:07:00Z">
        <w:r w:rsidR="006B642D">
          <w:rPr>
            <w:rFonts w:ascii="Times New Roman" w:eastAsia="Times New Roman" w:hAnsi="Times New Roman" w:cs="Times New Roman"/>
            <w:color w:val="333333"/>
            <w:sz w:val="24"/>
            <w:szCs w:val="24"/>
          </w:rPr>
          <w:t>i</w:t>
        </w:r>
      </w:ins>
      <w:r>
        <w:rPr>
          <w:rFonts w:ascii="Times New Roman" w:eastAsia="Times New Roman" w:hAnsi="Times New Roman" w:cs="Times New Roman"/>
          <w:color w:val="333333"/>
          <w:sz w:val="24"/>
          <w:szCs w:val="24"/>
        </w:rPr>
        <w:t>mprovements in fuel efficiency have led to drivers using less fuel</w:t>
      </w:r>
      <w:ins w:id="14" w:author="William Chernicoff" w:date="2021-11-24T09:07:00Z">
        <w:r w:rsidR="006B642D">
          <w:rPr>
            <w:rFonts w:ascii="Times New Roman" w:eastAsia="Times New Roman" w:hAnsi="Times New Roman" w:cs="Times New Roman"/>
            <w:color w:val="333333"/>
            <w:sz w:val="24"/>
            <w:szCs w:val="24"/>
          </w:rPr>
          <w:t>/mile</w:t>
        </w:r>
      </w:ins>
      <w:r>
        <w:rPr>
          <w:rFonts w:ascii="Times New Roman" w:eastAsia="Times New Roman" w:hAnsi="Times New Roman" w:cs="Times New Roman"/>
          <w:color w:val="333333"/>
          <w:sz w:val="24"/>
          <w:szCs w:val="24"/>
        </w:rPr>
        <w:t xml:space="preserve">, which in turn has led to them paying less in fuel taxes. </w:t>
      </w:r>
      <w:commentRangeStart w:id="15"/>
      <w:r>
        <w:rPr>
          <w:rFonts w:ascii="Times New Roman" w:eastAsia="Times New Roman" w:hAnsi="Times New Roman" w:cs="Times New Roman"/>
          <w:color w:val="333333"/>
          <w:sz w:val="24"/>
          <w:szCs w:val="24"/>
        </w:rPr>
        <w:t xml:space="preserve">By implementing two policies, adjusting the gas tax based on the inflation rate and increasing the gas tax itself, the Highway Trust Fund’s revenue </w:t>
      </w:r>
      <w:del w:id="16" w:author="Lange, Alex" w:date="2021-11-22T04:51:00Z">
        <w:r w:rsidDel="00B70FA1">
          <w:rPr>
            <w:rFonts w:ascii="Times New Roman" w:eastAsia="Times New Roman" w:hAnsi="Times New Roman" w:cs="Times New Roman"/>
            <w:color w:val="333333"/>
            <w:sz w:val="24"/>
            <w:szCs w:val="24"/>
          </w:rPr>
          <w:delText xml:space="preserve">should </w:delText>
        </w:r>
      </w:del>
      <w:ins w:id="17" w:author="Lange, Alex" w:date="2021-11-22T04:51:00Z">
        <w:r w:rsidR="00B70FA1">
          <w:rPr>
            <w:rFonts w:ascii="Times New Roman" w:eastAsia="Times New Roman" w:hAnsi="Times New Roman" w:cs="Times New Roman"/>
            <w:color w:val="333333"/>
            <w:sz w:val="24"/>
            <w:szCs w:val="24"/>
          </w:rPr>
          <w:t xml:space="preserve">would </w:t>
        </w:r>
      </w:ins>
      <w:r>
        <w:rPr>
          <w:rFonts w:ascii="Times New Roman" w:eastAsia="Times New Roman" w:hAnsi="Times New Roman" w:cs="Times New Roman"/>
          <w:color w:val="333333"/>
          <w:sz w:val="24"/>
          <w:szCs w:val="24"/>
        </w:rPr>
        <w:t xml:space="preserve">see an increase over time. Not only would these changes affect the gasoline and diesel markets, but they would also affect the </w:t>
      </w:r>
      <w:commentRangeStart w:id="18"/>
      <w:r>
        <w:rPr>
          <w:rFonts w:ascii="Times New Roman" w:eastAsia="Times New Roman" w:hAnsi="Times New Roman" w:cs="Times New Roman"/>
          <w:color w:val="333333"/>
          <w:sz w:val="24"/>
          <w:szCs w:val="24"/>
        </w:rPr>
        <w:t>status of cars</w:t>
      </w:r>
      <w:commentRangeEnd w:id="18"/>
      <w:r w:rsidR="00B70FA1">
        <w:rPr>
          <w:rStyle w:val="CommentReference"/>
        </w:rPr>
        <w:commentReference w:id="18"/>
      </w:r>
      <w:r>
        <w:rPr>
          <w:rFonts w:ascii="Times New Roman" w:eastAsia="Times New Roman" w:hAnsi="Times New Roman" w:cs="Times New Roman"/>
          <w:color w:val="333333"/>
          <w:sz w:val="24"/>
          <w:szCs w:val="24"/>
        </w:rPr>
        <w:t xml:space="preserve"> and revenue gains through taxations.</w:t>
      </w:r>
      <w:commentRangeEnd w:id="15"/>
      <w:r w:rsidR="006B642D">
        <w:rPr>
          <w:rStyle w:val="CommentReference"/>
        </w:rPr>
        <w:commentReference w:id="15"/>
      </w:r>
    </w:p>
    <w:p w14:paraId="4BFEB11C" w14:textId="3B8BB8EF" w:rsidR="003C49A3" w:rsidRDefault="00F26EFE" w:rsidP="00D80361">
      <w:pPr>
        <w:shd w:val="clear" w:color="auto" w:fill="FFFFFF"/>
        <w:spacing w:line="480" w:lineRule="auto"/>
        <w:ind w:firstLine="720"/>
        <w:rPr>
          <w:ins w:id="19" w:author="Lange, Alex" w:date="2021-11-22T04:54:00Z"/>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Based on the study from </w:t>
      </w:r>
      <w:proofErr w:type="spellStart"/>
      <w:r>
        <w:rPr>
          <w:rFonts w:ascii="Times New Roman" w:eastAsia="Times New Roman" w:hAnsi="Times New Roman" w:cs="Times New Roman"/>
          <w:color w:val="333333"/>
          <w:sz w:val="24"/>
          <w:szCs w:val="24"/>
          <w:highlight w:val="white"/>
        </w:rPr>
        <w:t>Robbis</w:t>
      </w:r>
      <w:proofErr w:type="spellEnd"/>
      <w:r>
        <w:rPr>
          <w:rFonts w:ascii="Times New Roman" w:eastAsia="Times New Roman" w:hAnsi="Times New Roman" w:cs="Times New Roman"/>
          <w:color w:val="333333"/>
          <w:sz w:val="24"/>
          <w:szCs w:val="24"/>
          <w:highlight w:val="white"/>
        </w:rPr>
        <w:t xml:space="preserve"> Orvis at Energy Innovation, the U.S. Chamber of Commerce’s proposal to raise the United States federal fuel user fee (also known as the gas tax) </w:t>
      </w:r>
      <w:r>
        <w:rPr>
          <w:rFonts w:ascii="Times New Roman" w:eastAsia="Times New Roman" w:hAnsi="Times New Roman" w:cs="Times New Roman"/>
          <w:color w:val="333333"/>
          <w:sz w:val="24"/>
          <w:szCs w:val="24"/>
          <w:highlight w:val="white"/>
        </w:rPr>
        <w:lastRenderedPageBreak/>
        <w:t xml:space="preserve">to $0.25 per gallon has caused a lot of debate over how U.S. transportation will be funded in the future (Orvis, 2018). Based on his analysis, there would be $840 million </w:t>
      </w:r>
      <w:ins w:id="20" w:author="Lange, Alex" w:date="2021-11-22T04:52:00Z">
        <w:r w:rsidR="00B70FA1">
          <w:rPr>
            <w:rFonts w:ascii="Times New Roman" w:eastAsia="Times New Roman" w:hAnsi="Times New Roman" w:cs="Times New Roman"/>
            <w:color w:val="333333"/>
            <w:sz w:val="24"/>
            <w:szCs w:val="24"/>
            <w:highlight w:val="white"/>
          </w:rPr>
          <w:t xml:space="preserve">dollars </w:t>
        </w:r>
      </w:ins>
      <w:r>
        <w:rPr>
          <w:rFonts w:ascii="Times New Roman" w:eastAsia="Times New Roman" w:hAnsi="Times New Roman" w:cs="Times New Roman"/>
          <w:color w:val="333333"/>
          <w:sz w:val="24"/>
          <w:szCs w:val="24"/>
          <w:highlight w:val="white"/>
        </w:rPr>
        <w:t xml:space="preserve">in revenue and </w:t>
      </w:r>
      <w:commentRangeStart w:id="21"/>
      <w:commentRangeStart w:id="22"/>
      <w:r>
        <w:rPr>
          <w:rFonts w:ascii="Times New Roman" w:eastAsia="Times New Roman" w:hAnsi="Times New Roman" w:cs="Times New Roman"/>
          <w:color w:val="333333"/>
          <w:sz w:val="24"/>
          <w:szCs w:val="24"/>
          <w:highlight w:val="white"/>
        </w:rPr>
        <w:t xml:space="preserve">$1.5 billion </w:t>
      </w:r>
      <w:proofErr w:type="spellStart"/>
      <w:ins w:id="23" w:author="Lange, Alex" w:date="2021-11-22T04:52:00Z">
        <w:r w:rsidR="00B70FA1">
          <w:rPr>
            <w:rFonts w:ascii="Times New Roman" w:eastAsia="Times New Roman" w:hAnsi="Times New Roman" w:cs="Times New Roman"/>
            <w:color w:val="333333"/>
            <w:sz w:val="24"/>
            <w:szCs w:val="24"/>
            <w:highlight w:val="white"/>
          </w:rPr>
          <w:t xml:space="preserve">dollars </w:t>
        </w:r>
      </w:ins>
      <w:del w:id="24" w:author="Lange, Alex" w:date="2021-11-22T04:52:00Z">
        <w:r w:rsidDel="00B70FA1">
          <w:rPr>
            <w:rFonts w:ascii="Times New Roman" w:eastAsia="Times New Roman" w:hAnsi="Times New Roman" w:cs="Times New Roman"/>
            <w:color w:val="333333"/>
            <w:sz w:val="24"/>
            <w:szCs w:val="24"/>
            <w:highlight w:val="white"/>
          </w:rPr>
          <w:delText xml:space="preserve">in </w:delText>
        </w:r>
      </w:del>
      <w:ins w:id="25" w:author="Lange, Alex" w:date="2021-11-22T04:52:00Z">
        <w:r w:rsidR="00B70FA1">
          <w:rPr>
            <w:rFonts w:ascii="Times New Roman" w:eastAsia="Times New Roman" w:hAnsi="Times New Roman" w:cs="Times New Roman"/>
            <w:color w:val="333333"/>
            <w:sz w:val="24"/>
            <w:szCs w:val="24"/>
            <w:highlight w:val="white"/>
          </w:rPr>
          <w:t>worth</w:t>
        </w:r>
        <w:proofErr w:type="spellEnd"/>
        <w:r w:rsidR="00B70FA1">
          <w:rPr>
            <w:rFonts w:ascii="Times New Roman" w:eastAsia="Times New Roman" w:hAnsi="Times New Roman" w:cs="Times New Roman"/>
            <w:color w:val="333333"/>
            <w:sz w:val="24"/>
            <w:szCs w:val="24"/>
            <w:highlight w:val="white"/>
          </w:rPr>
          <w:t xml:space="preserve"> of </w:t>
        </w:r>
      </w:ins>
      <w:r>
        <w:rPr>
          <w:rFonts w:ascii="Times New Roman" w:eastAsia="Times New Roman" w:hAnsi="Times New Roman" w:cs="Times New Roman"/>
          <w:color w:val="333333"/>
          <w:sz w:val="24"/>
          <w:szCs w:val="24"/>
          <w:highlight w:val="white"/>
        </w:rPr>
        <w:t xml:space="preserve">additional electric vehicles generated </w:t>
      </w:r>
      <w:commentRangeEnd w:id="22"/>
      <w:r w:rsidR="006B642D">
        <w:rPr>
          <w:rStyle w:val="CommentReference"/>
        </w:rPr>
        <w:commentReference w:id="22"/>
      </w:r>
      <w:r>
        <w:rPr>
          <w:rFonts w:ascii="Times New Roman" w:eastAsia="Times New Roman" w:hAnsi="Times New Roman" w:cs="Times New Roman"/>
          <w:color w:val="333333"/>
          <w:sz w:val="24"/>
          <w:szCs w:val="24"/>
          <w:highlight w:val="white"/>
        </w:rPr>
        <w:t>by increasing the gas tax</w:t>
      </w:r>
      <w:ins w:id="26" w:author="Lange, Alex" w:date="2021-11-22T04:52:00Z">
        <w:r w:rsidR="00B70FA1">
          <w:rPr>
            <w:rFonts w:ascii="Times New Roman" w:eastAsia="Times New Roman" w:hAnsi="Times New Roman" w:cs="Times New Roman"/>
            <w:color w:val="333333"/>
            <w:sz w:val="24"/>
            <w:szCs w:val="24"/>
            <w:highlight w:val="white"/>
          </w:rPr>
          <w:t xml:space="preserve"> </w:t>
        </w:r>
      </w:ins>
      <w:commentRangeEnd w:id="21"/>
      <w:ins w:id="27" w:author="Lange, Alex" w:date="2021-11-22T04:53:00Z">
        <w:r w:rsidR="00B70FA1">
          <w:rPr>
            <w:rStyle w:val="CommentReference"/>
          </w:rPr>
          <w:commentReference w:id="21"/>
        </w:r>
      </w:ins>
      <w:ins w:id="28" w:author="Lange, Alex" w:date="2021-11-22T04:52:00Z">
        <w:r w:rsidR="00B70FA1">
          <w:rPr>
            <w:rFonts w:ascii="Times New Roman" w:eastAsia="Times New Roman" w:hAnsi="Times New Roman" w:cs="Times New Roman"/>
            <w:color w:val="333333"/>
            <w:sz w:val="24"/>
            <w:szCs w:val="24"/>
            <w:highlight w:val="white"/>
          </w:rPr>
          <w:t>(Orvis, 2018)</w:t>
        </w:r>
      </w:ins>
      <w:r>
        <w:rPr>
          <w:rFonts w:ascii="Times New Roman" w:eastAsia="Times New Roman" w:hAnsi="Times New Roman" w:cs="Times New Roman"/>
          <w:color w:val="333333"/>
          <w:sz w:val="24"/>
          <w:szCs w:val="24"/>
          <w:highlight w:val="white"/>
        </w:rPr>
        <w:t xml:space="preserve">. Meanwhile, the increasing gas tax </w:t>
      </w:r>
      <w:commentRangeStart w:id="29"/>
      <w:r>
        <w:rPr>
          <w:rFonts w:ascii="Times New Roman" w:eastAsia="Times New Roman" w:hAnsi="Times New Roman" w:cs="Times New Roman"/>
          <w:color w:val="333333"/>
          <w:sz w:val="24"/>
          <w:szCs w:val="24"/>
          <w:highlight w:val="white"/>
        </w:rPr>
        <w:t>would</w:t>
      </w:r>
      <w:commentRangeEnd w:id="29"/>
      <w:r w:rsidR="00286054">
        <w:rPr>
          <w:rStyle w:val="CommentReference"/>
        </w:rPr>
        <w:commentReference w:id="29"/>
      </w:r>
      <w:r>
        <w:rPr>
          <w:rFonts w:ascii="Times New Roman" w:eastAsia="Times New Roman" w:hAnsi="Times New Roman" w:cs="Times New Roman"/>
          <w:color w:val="333333"/>
          <w:sz w:val="24"/>
          <w:szCs w:val="24"/>
          <w:highlight w:val="white"/>
        </w:rPr>
        <w:t xml:space="preserve"> also reduce the total fuel consumption by more than </w:t>
      </w:r>
      <w:commentRangeStart w:id="30"/>
      <w:r>
        <w:rPr>
          <w:rFonts w:ascii="Times New Roman" w:eastAsia="Times New Roman" w:hAnsi="Times New Roman" w:cs="Times New Roman"/>
          <w:color w:val="333333"/>
          <w:sz w:val="24"/>
          <w:szCs w:val="24"/>
          <w:highlight w:val="white"/>
        </w:rPr>
        <w:t xml:space="preserve">1.3 billion barrels </w:t>
      </w:r>
      <w:commentRangeEnd w:id="30"/>
      <w:r w:rsidR="00AE0C7F">
        <w:rPr>
          <w:rStyle w:val="CommentReference"/>
        </w:rPr>
        <w:commentReference w:id="30"/>
      </w:r>
      <w:r>
        <w:rPr>
          <w:rFonts w:ascii="Times New Roman" w:eastAsia="Times New Roman" w:hAnsi="Times New Roman" w:cs="Times New Roman"/>
          <w:color w:val="333333"/>
          <w:sz w:val="24"/>
          <w:szCs w:val="24"/>
          <w:highlight w:val="white"/>
        </w:rPr>
        <w:t xml:space="preserve">(Orvis, 2018). </w:t>
      </w:r>
      <w:moveFromRangeStart w:id="31" w:author="Lange, Alex" w:date="2021-11-22T04:54:00Z" w:name="move88449305"/>
      <w:moveFrom w:id="32" w:author="Lange, Alex" w:date="2021-11-22T04:54:00Z">
        <w:r w:rsidDel="00D80361">
          <w:rPr>
            <w:rFonts w:ascii="Times New Roman" w:eastAsia="Times New Roman" w:hAnsi="Times New Roman" w:cs="Times New Roman"/>
            <w:noProof/>
            <w:color w:val="333333"/>
            <w:sz w:val="24"/>
            <w:szCs w:val="24"/>
            <w:highlight w:val="white"/>
          </w:rPr>
          <w:drawing>
            <wp:inline distT="114300" distB="114300" distL="114300" distR="114300" wp14:anchorId="5C3CECB3" wp14:editId="2851851E">
              <wp:extent cx="5943600" cy="4584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4584700"/>
                      </a:xfrm>
                      <a:prstGeom prst="rect">
                        <a:avLst/>
                      </a:prstGeom>
                      <a:ln/>
                    </pic:spPr>
                  </pic:pic>
                </a:graphicData>
              </a:graphic>
            </wp:inline>
          </w:drawing>
        </w:r>
      </w:moveFrom>
    </w:p>
    <w:p w14:paraId="7A427CAA" w14:textId="77777777" w:rsidR="00D80361" w:rsidDel="00D80361" w:rsidRDefault="00D80361">
      <w:pPr>
        <w:shd w:val="clear" w:color="auto" w:fill="FFFFFF"/>
        <w:spacing w:line="480" w:lineRule="auto"/>
        <w:ind w:firstLine="720"/>
        <w:rPr>
          <w:moveFrom w:id="33" w:author="Lange, Alex" w:date="2021-11-22T04:54:00Z"/>
          <w:rFonts w:ascii="Times New Roman" w:eastAsia="Times New Roman" w:hAnsi="Times New Roman" w:cs="Times New Roman"/>
          <w:color w:val="333333"/>
          <w:sz w:val="24"/>
          <w:szCs w:val="24"/>
          <w:highlight w:val="white"/>
        </w:rPr>
      </w:pPr>
    </w:p>
    <w:p w14:paraId="04DD6F58" w14:textId="07C02CCE" w:rsidR="003C49A3" w:rsidRDefault="00F26EFE">
      <w:pPr>
        <w:shd w:val="clear" w:color="auto" w:fill="FFFFFF"/>
        <w:spacing w:line="480" w:lineRule="auto"/>
        <w:ind w:firstLine="720"/>
        <w:rPr>
          <w:rFonts w:ascii="Times New Roman" w:eastAsia="Times New Roman" w:hAnsi="Times New Roman" w:cs="Times New Roman"/>
          <w:i/>
          <w:color w:val="333333"/>
          <w:sz w:val="24"/>
          <w:szCs w:val="24"/>
          <w:highlight w:val="white"/>
        </w:rPr>
        <w:pPrChange w:id="34" w:author="Lange, Alex" w:date="2021-11-22T04:54:00Z">
          <w:pPr>
            <w:shd w:val="clear" w:color="auto" w:fill="FFFFFF"/>
            <w:spacing w:line="480" w:lineRule="auto"/>
            <w:jc w:val="center"/>
          </w:pPr>
        </w:pPrChange>
      </w:pPr>
      <w:moveFrom w:id="35" w:author="Lange, Alex" w:date="2021-11-22T04:54:00Z">
        <w:r w:rsidDel="00D80361">
          <w:rPr>
            <w:rFonts w:ascii="Times New Roman" w:eastAsia="Times New Roman" w:hAnsi="Times New Roman" w:cs="Times New Roman"/>
            <w:i/>
            <w:color w:val="333333"/>
            <w:sz w:val="24"/>
            <w:szCs w:val="24"/>
            <w:highlight w:val="white"/>
          </w:rPr>
          <w:t>Figure 1. CLD Diagram for Increasing Tax Rate on Gas.</w:t>
        </w:r>
      </w:moveFrom>
      <w:moveFromRangeEnd w:id="31"/>
    </w:p>
    <w:p w14:paraId="3E053339" w14:textId="77777777" w:rsidR="003C49A3" w:rsidRDefault="00F26EFE">
      <w:pPr>
        <w:shd w:val="clear" w:color="auto" w:fill="FFFFFF"/>
        <w:spacing w:line="48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Policy Statements</w:t>
      </w:r>
    </w:p>
    <w:p w14:paraId="688AEAA5" w14:textId="77777777" w:rsidR="003C49A3" w:rsidRDefault="00F26EFE">
      <w:pPr>
        <w:shd w:val="clear" w:color="auto" w:fill="FFFFFF"/>
        <w:spacing w:line="480" w:lineRule="auto"/>
        <w:rPr>
          <w:rFonts w:ascii="Times New Roman" w:eastAsia="Times New Roman" w:hAnsi="Times New Roman" w:cs="Times New Roman"/>
          <w:i/>
          <w:color w:val="333333"/>
          <w:sz w:val="24"/>
          <w:szCs w:val="24"/>
          <w:highlight w:val="white"/>
        </w:rPr>
      </w:pPr>
      <w:commentRangeStart w:id="36"/>
      <w:r>
        <w:rPr>
          <w:rFonts w:ascii="Times New Roman" w:eastAsia="Times New Roman" w:hAnsi="Times New Roman" w:cs="Times New Roman"/>
          <w:i/>
          <w:color w:val="333333"/>
          <w:sz w:val="24"/>
          <w:szCs w:val="24"/>
          <w:highlight w:val="white"/>
        </w:rPr>
        <w:t>Policy 1</w:t>
      </w:r>
      <w:commentRangeEnd w:id="36"/>
      <w:r w:rsidR="00AE0C7F">
        <w:rPr>
          <w:rStyle w:val="CommentReference"/>
        </w:rPr>
        <w:commentReference w:id="36"/>
      </w:r>
    </w:p>
    <w:p w14:paraId="72837EB9" w14:textId="4F55F0BF" w:rsidR="00D80361" w:rsidRDefault="00F26EFE" w:rsidP="00D80361">
      <w:pPr>
        <w:shd w:val="clear" w:color="auto" w:fill="FFFFFF"/>
        <w:spacing w:line="480" w:lineRule="auto"/>
        <w:ind w:firstLine="720"/>
        <w:rPr>
          <w:moveTo w:id="37" w:author="Lange, Alex" w:date="2021-11-22T04:54:00Z"/>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 xml:space="preserve">As previously stated, the gas tax of 18.4 cents per gallon for gasoline has not been adjusted for inflation for </w:t>
      </w:r>
      <w:del w:id="38" w:author="Lange, Alex" w:date="2021-11-22T04:55:00Z">
        <w:r w:rsidDel="00D80361">
          <w:rPr>
            <w:rFonts w:ascii="Times New Roman" w:eastAsia="Times New Roman" w:hAnsi="Times New Roman" w:cs="Times New Roman"/>
            <w:color w:val="333333"/>
            <w:sz w:val="24"/>
            <w:szCs w:val="24"/>
            <w:highlight w:val="white"/>
          </w:rPr>
          <w:delText xml:space="preserve">close to 30 </w:delText>
        </w:r>
      </w:del>
      <w:ins w:id="39" w:author="Lange, Alex" w:date="2021-11-22T04:55:00Z">
        <w:r w:rsidR="00D80361">
          <w:rPr>
            <w:rFonts w:ascii="Times New Roman" w:eastAsia="Times New Roman" w:hAnsi="Times New Roman" w:cs="Times New Roman"/>
            <w:color w:val="333333"/>
            <w:sz w:val="24"/>
            <w:szCs w:val="24"/>
            <w:highlight w:val="white"/>
          </w:rPr>
          <w:t xml:space="preserve">28 </w:t>
        </w:r>
      </w:ins>
      <w:r>
        <w:rPr>
          <w:rFonts w:ascii="Times New Roman" w:eastAsia="Times New Roman" w:hAnsi="Times New Roman" w:cs="Times New Roman"/>
          <w:color w:val="333333"/>
          <w:sz w:val="24"/>
          <w:szCs w:val="24"/>
          <w:highlight w:val="white"/>
        </w:rPr>
        <w:t>years. If lawmakers were to adjust the gas tax for inflation,</w:t>
      </w:r>
      <w:r>
        <w:rPr>
          <w:rFonts w:ascii="Times New Roman" w:eastAsia="Times New Roman" w:hAnsi="Times New Roman" w:cs="Times New Roman"/>
          <w:b/>
          <w:color w:val="333333"/>
          <w:sz w:val="24"/>
          <w:szCs w:val="24"/>
          <w:highlight w:val="white"/>
        </w:rPr>
        <w:t xml:space="preserve"> </w:t>
      </w:r>
      <w:r>
        <w:rPr>
          <w:rFonts w:ascii="Times New Roman" w:eastAsia="Times New Roman" w:hAnsi="Times New Roman" w:cs="Times New Roman"/>
          <w:color w:val="333333"/>
          <w:sz w:val="24"/>
          <w:szCs w:val="24"/>
          <w:highlight w:val="white"/>
        </w:rPr>
        <w:t xml:space="preserve">it would increase the current rates to 33 cents per gallon of gasoline and 44 cents per gallon of diesel fuel </w:t>
      </w:r>
      <w:r>
        <w:rPr>
          <w:rFonts w:ascii="Times New Roman" w:eastAsia="Times New Roman" w:hAnsi="Times New Roman" w:cs="Times New Roman"/>
          <w:color w:val="333333"/>
          <w:sz w:val="24"/>
          <w:szCs w:val="24"/>
        </w:rPr>
        <w:t>(Peter G. Peterson Foundation, 2020)</w:t>
      </w:r>
      <w:r>
        <w:rPr>
          <w:rFonts w:ascii="Times New Roman" w:eastAsia="Times New Roman" w:hAnsi="Times New Roman" w:cs="Times New Roman"/>
          <w:color w:val="333333"/>
          <w:sz w:val="24"/>
          <w:szCs w:val="24"/>
          <w:highlight w:val="white"/>
        </w:rPr>
        <w:t>.</w:t>
      </w:r>
      <w:r>
        <w:rPr>
          <w:rFonts w:ascii="Times New Roman" w:eastAsia="Times New Roman" w:hAnsi="Times New Roman" w:cs="Times New Roman"/>
          <w:b/>
          <w:color w:val="FF0000"/>
          <w:sz w:val="24"/>
          <w:szCs w:val="24"/>
          <w:highlight w:val="white"/>
        </w:rPr>
        <w:t xml:space="preserve"> </w:t>
      </w:r>
      <w:r>
        <w:rPr>
          <w:rFonts w:ascii="Times New Roman" w:eastAsia="Times New Roman" w:hAnsi="Times New Roman" w:cs="Times New Roman"/>
          <w:color w:val="333333"/>
          <w:sz w:val="24"/>
          <w:szCs w:val="24"/>
          <w:highlight w:val="white"/>
        </w:rPr>
        <w:t xml:space="preserve">According to the </w:t>
      </w:r>
      <w:del w:id="40" w:author="Lange, Alex" w:date="2021-11-22T04:55:00Z">
        <w:r w:rsidDel="00D80361">
          <w:rPr>
            <w:rFonts w:ascii="Times New Roman" w:eastAsia="Times New Roman" w:hAnsi="Times New Roman" w:cs="Times New Roman"/>
            <w:color w:val="333333"/>
            <w:sz w:val="24"/>
            <w:szCs w:val="24"/>
            <w:highlight w:val="white"/>
          </w:rPr>
          <w:delText>Congressional Budget Office</w:delText>
        </w:r>
      </w:del>
      <w:ins w:id="41" w:author="Lange, Alex" w:date="2021-11-22T04:55:00Z">
        <w:r w:rsidR="00D80361">
          <w:rPr>
            <w:rFonts w:ascii="Times New Roman" w:eastAsia="Times New Roman" w:hAnsi="Times New Roman" w:cs="Times New Roman"/>
            <w:color w:val="333333"/>
            <w:sz w:val="24"/>
            <w:szCs w:val="24"/>
            <w:highlight w:val="white"/>
          </w:rPr>
          <w:t>CBO</w:t>
        </w:r>
      </w:ins>
      <w:r>
        <w:rPr>
          <w:rFonts w:ascii="Times New Roman" w:eastAsia="Times New Roman" w:hAnsi="Times New Roman" w:cs="Times New Roman"/>
          <w:color w:val="333333"/>
          <w:sz w:val="24"/>
          <w:szCs w:val="24"/>
          <w:highlight w:val="white"/>
        </w:rPr>
        <w:t>, increasing those taxes by 35 cents per gallon in October 2022 and adjusting them for inflation thereafter would raise $627 billion</w:t>
      </w:r>
      <w:del w:id="42" w:author="Lange, Alex" w:date="2021-11-22T04:55:00Z">
        <w:r w:rsidDel="00D80361">
          <w:rPr>
            <w:rFonts w:ascii="Times New Roman" w:eastAsia="Times New Roman" w:hAnsi="Times New Roman" w:cs="Times New Roman"/>
            <w:color w:val="333333"/>
            <w:sz w:val="24"/>
            <w:szCs w:val="24"/>
            <w:highlight w:val="white"/>
          </w:rPr>
          <w:delText>, respectively</w:delText>
        </w:r>
      </w:del>
      <w:r>
        <w:rPr>
          <w:rFonts w:ascii="Times New Roman" w:eastAsia="Times New Roman" w:hAnsi="Times New Roman" w:cs="Times New Roman"/>
          <w:color w:val="333333"/>
          <w:sz w:val="24"/>
          <w:szCs w:val="24"/>
          <w:highlight w:val="white"/>
        </w:rPr>
        <w:t xml:space="preserve">. That large of an increase would eliminate the majority if </w:t>
      </w:r>
      <w:commentRangeStart w:id="43"/>
      <w:r>
        <w:rPr>
          <w:rFonts w:ascii="Times New Roman" w:eastAsia="Times New Roman" w:hAnsi="Times New Roman" w:cs="Times New Roman"/>
          <w:color w:val="333333"/>
          <w:sz w:val="24"/>
          <w:szCs w:val="24"/>
          <w:highlight w:val="white"/>
        </w:rPr>
        <w:t xml:space="preserve">not </w:t>
      </w:r>
      <w:proofErr w:type="gramStart"/>
      <w:r>
        <w:rPr>
          <w:rFonts w:ascii="Times New Roman" w:eastAsia="Times New Roman" w:hAnsi="Times New Roman" w:cs="Times New Roman"/>
          <w:color w:val="333333"/>
          <w:sz w:val="24"/>
          <w:szCs w:val="24"/>
          <w:highlight w:val="white"/>
        </w:rPr>
        <w:t>all of</w:t>
      </w:r>
      <w:proofErr w:type="gramEnd"/>
      <w:r>
        <w:rPr>
          <w:rFonts w:ascii="Times New Roman" w:eastAsia="Times New Roman" w:hAnsi="Times New Roman" w:cs="Times New Roman"/>
          <w:color w:val="333333"/>
          <w:sz w:val="24"/>
          <w:szCs w:val="24"/>
          <w:highlight w:val="white"/>
        </w:rPr>
        <w:t xml:space="preserve"> the fund’s shortfalls and also provide $432 billion for additional expenses and spending by 2031 </w:t>
      </w:r>
      <w:commentRangeEnd w:id="43"/>
      <w:r w:rsidR="00286054">
        <w:rPr>
          <w:rStyle w:val="CommentReference"/>
        </w:rPr>
        <w:commentReference w:id="43"/>
      </w: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Kile</w:t>
      </w:r>
      <w:proofErr w:type="spellEnd"/>
      <w:r>
        <w:rPr>
          <w:rFonts w:ascii="Times New Roman" w:eastAsia="Times New Roman" w:hAnsi="Times New Roman" w:cs="Times New Roman"/>
          <w:color w:val="333333"/>
          <w:sz w:val="24"/>
          <w:szCs w:val="24"/>
          <w:highlight w:val="white"/>
        </w:rPr>
        <w:t>, 2021).</w:t>
      </w:r>
      <w:r>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color w:val="333333"/>
          <w:sz w:val="24"/>
          <w:szCs w:val="24"/>
          <w:highlight w:val="white"/>
        </w:rPr>
        <w:t xml:space="preserve">However, increasing the gas tax to anywhere between 33 </w:t>
      </w:r>
      <w:ins w:id="44" w:author="Lange, Alex" w:date="2021-11-22T04:56:00Z">
        <w:r w:rsidR="00D80361">
          <w:rPr>
            <w:rFonts w:ascii="Times New Roman" w:eastAsia="Times New Roman" w:hAnsi="Times New Roman" w:cs="Times New Roman"/>
            <w:color w:val="333333"/>
            <w:sz w:val="24"/>
            <w:szCs w:val="24"/>
            <w:highlight w:val="white"/>
          </w:rPr>
          <w:t>to</w:t>
        </w:r>
      </w:ins>
      <w:del w:id="45" w:author="Lange, Alex" w:date="2021-11-22T04:56:00Z">
        <w:r w:rsidDel="00D80361">
          <w:rPr>
            <w:rFonts w:ascii="Times New Roman" w:eastAsia="Times New Roman" w:hAnsi="Times New Roman" w:cs="Times New Roman"/>
            <w:color w:val="333333"/>
            <w:sz w:val="24"/>
            <w:szCs w:val="24"/>
            <w:highlight w:val="white"/>
          </w:rPr>
          <w:delText>-</w:delText>
        </w:r>
      </w:del>
      <w:r>
        <w:rPr>
          <w:rFonts w:ascii="Times New Roman" w:eastAsia="Times New Roman" w:hAnsi="Times New Roman" w:cs="Times New Roman"/>
          <w:color w:val="333333"/>
          <w:sz w:val="24"/>
          <w:szCs w:val="24"/>
          <w:highlight w:val="white"/>
        </w:rPr>
        <w:t xml:space="preserve"> 35 cents would reduce business and household income, resulting in the decrease in income and payroll tax receipts which would cancel out the increase in fuel tax receipts (</w:t>
      </w:r>
      <w:proofErr w:type="spellStart"/>
      <w:r>
        <w:rPr>
          <w:rFonts w:ascii="Times New Roman" w:eastAsia="Times New Roman" w:hAnsi="Times New Roman" w:cs="Times New Roman"/>
          <w:color w:val="333333"/>
          <w:sz w:val="24"/>
          <w:szCs w:val="24"/>
          <w:highlight w:val="white"/>
        </w:rPr>
        <w:t>Kile</w:t>
      </w:r>
      <w:proofErr w:type="spellEnd"/>
      <w:r>
        <w:rPr>
          <w:rFonts w:ascii="Times New Roman" w:eastAsia="Times New Roman" w:hAnsi="Times New Roman" w:cs="Times New Roman"/>
          <w:color w:val="333333"/>
          <w:sz w:val="24"/>
          <w:szCs w:val="24"/>
          <w:highlight w:val="white"/>
        </w:rPr>
        <w:t xml:space="preserve">, 2021). </w:t>
      </w:r>
      <w:commentRangeStart w:id="46"/>
      <w:r>
        <w:rPr>
          <w:rFonts w:ascii="Times New Roman" w:eastAsia="Times New Roman" w:hAnsi="Times New Roman" w:cs="Times New Roman"/>
          <w:color w:val="333333"/>
          <w:sz w:val="24"/>
          <w:szCs w:val="24"/>
        </w:rPr>
        <w:t xml:space="preserve">Increasing the gas tax would result </w:t>
      </w:r>
      <w:commentRangeStart w:id="47"/>
      <w:r>
        <w:rPr>
          <w:rFonts w:ascii="Times New Roman" w:eastAsia="Times New Roman" w:hAnsi="Times New Roman" w:cs="Times New Roman"/>
          <w:color w:val="333333"/>
          <w:sz w:val="24"/>
          <w:szCs w:val="24"/>
        </w:rPr>
        <w:t>in an increase in gas revenue which would ultimately increase the budget on developing electric vehicles and car efficiency.</w:t>
      </w:r>
      <w:commentRangeEnd w:id="46"/>
      <w:r w:rsidR="00D80361">
        <w:rPr>
          <w:rStyle w:val="CommentReference"/>
        </w:rPr>
        <w:commentReference w:id="46"/>
      </w:r>
      <w:r>
        <w:rPr>
          <w:rFonts w:ascii="Times New Roman" w:eastAsia="Times New Roman" w:hAnsi="Times New Roman" w:cs="Times New Roman"/>
          <w:color w:val="333333"/>
          <w:sz w:val="24"/>
          <w:szCs w:val="24"/>
        </w:rPr>
        <w:t xml:space="preserve"> The reinforcing loop of R3 in Figure 1</w:t>
      </w:r>
      <w:r>
        <w:rPr>
          <w:rFonts w:ascii="Times New Roman" w:eastAsia="Times New Roman" w:hAnsi="Times New Roman" w:cs="Times New Roman"/>
          <w:i/>
          <w:color w:val="333333"/>
          <w:sz w:val="24"/>
          <w:szCs w:val="24"/>
        </w:rPr>
        <w:t xml:space="preserve"> </w:t>
      </w:r>
      <w:r>
        <w:rPr>
          <w:rFonts w:ascii="Times New Roman" w:eastAsia="Times New Roman" w:hAnsi="Times New Roman" w:cs="Times New Roman"/>
          <w:color w:val="333333"/>
          <w:sz w:val="24"/>
          <w:szCs w:val="24"/>
        </w:rPr>
        <w:t xml:space="preserve">shows increasing the gas tax would result in a side effect that impacts business and individual taxable income, which would decrease the reputation of the </w:t>
      </w:r>
      <w:commentRangeEnd w:id="47"/>
      <w:r w:rsidR="00286054">
        <w:rPr>
          <w:rStyle w:val="CommentReference"/>
        </w:rPr>
        <w:lastRenderedPageBreak/>
        <w:commentReference w:id="47"/>
      </w:r>
      <w:r>
        <w:rPr>
          <w:rFonts w:ascii="Times New Roman" w:eastAsia="Times New Roman" w:hAnsi="Times New Roman" w:cs="Times New Roman"/>
          <w:color w:val="333333"/>
          <w:sz w:val="24"/>
          <w:szCs w:val="24"/>
        </w:rPr>
        <w:t xml:space="preserve">policy. </w:t>
      </w:r>
      <w:moveToRangeStart w:id="48" w:author="Lange, Alex" w:date="2021-11-22T04:54:00Z" w:name="move88449305"/>
      <w:moveTo w:id="49" w:author="Lange, Alex" w:date="2021-11-22T04:54:00Z">
        <w:r w:rsidR="00D80361">
          <w:rPr>
            <w:rFonts w:ascii="Times New Roman" w:eastAsia="Times New Roman" w:hAnsi="Times New Roman" w:cs="Times New Roman"/>
            <w:noProof/>
            <w:color w:val="333333"/>
            <w:sz w:val="24"/>
            <w:szCs w:val="24"/>
            <w:highlight w:val="white"/>
          </w:rPr>
          <w:drawing>
            <wp:inline distT="114300" distB="114300" distL="114300" distR="114300" wp14:anchorId="37E218BB" wp14:editId="77DB850A">
              <wp:extent cx="5943600" cy="4584700"/>
              <wp:effectExtent l="0" t="0" r="0" b="0"/>
              <wp:docPr id="1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8.png" descr="Diagram&#10;&#10;Description automatically generated"/>
                      <pic:cNvPicPr preferRelativeResize="0"/>
                    </pic:nvPicPr>
                    <pic:blipFill>
                      <a:blip r:embed="rId10"/>
                      <a:srcRect/>
                      <a:stretch>
                        <a:fillRect/>
                      </a:stretch>
                    </pic:blipFill>
                    <pic:spPr>
                      <a:xfrm>
                        <a:off x="0" y="0"/>
                        <a:ext cx="5943600" cy="4584700"/>
                      </a:xfrm>
                      <a:prstGeom prst="rect">
                        <a:avLst/>
                      </a:prstGeom>
                      <a:ln/>
                    </pic:spPr>
                  </pic:pic>
                </a:graphicData>
              </a:graphic>
            </wp:inline>
          </w:drawing>
        </w:r>
      </w:moveTo>
    </w:p>
    <w:p w14:paraId="39A17FA3" w14:textId="77777777" w:rsidR="00D80361" w:rsidRDefault="00D80361" w:rsidP="00D80361">
      <w:pPr>
        <w:shd w:val="clear" w:color="auto" w:fill="FFFFFF"/>
        <w:spacing w:line="480" w:lineRule="auto"/>
        <w:jc w:val="center"/>
        <w:rPr>
          <w:moveTo w:id="50" w:author="Lange, Alex" w:date="2021-11-22T04:54:00Z"/>
          <w:rFonts w:ascii="Times New Roman" w:eastAsia="Times New Roman" w:hAnsi="Times New Roman" w:cs="Times New Roman"/>
          <w:i/>
          <w:color w:val="333333"/>
          <w:sz w:val="24"/>
          <w:szCs w:val="24"/>
          <w:highlight w:val="white"/>
        </w:rPr>
      </w:pPr>
      <w:moveTo w:id="51" w:author="Lange, Alex" w:date="2021-11-22T04:54:00Z">
        <w:r>
          <w:rPr>
            <w:rFonts w:ascii="Times New Roman" w:eastAsia="Times New Roman" w:hAnsi="Times New Roman" w:cs="Times New Roman"/>
            <w:i/>
            <w:color w:val="333333"/>
            <w:sz w:val="24"/>
            <w:szCs w:val="24"/>
            <w:highlight w:val="white"/>
          </w:rPr>
          <w:t>Figure 1. CLD Diagram for Increasing Tax Rate on Gas.</w:t>
        </w:r>
      </w:moveTo>
    </w:p>
    <w:moveToRangeEnd w:id="48"/>
    <w:p w14:paraId="3458AD16" w14:textId="03AA5095" w:rsidR="003C49A3" w:rsidRDefault="003C49A3">
      <w:pPr>
        <w:shd w:val="clear" w:color="auto" w:fill="FFFFFF"/>
        <w:spacing w:line="480" w:lineRule="auto"/>
        <w:ind w:firstLine="720"/>
        <w:rPr>
          <w:rFonts w:ascii="Times New Roman" w:eastAsia="Times New Roman" w:hAnsi="Times New Roman" w:cs="Times New Roman"/>
          <w:color w:val="333333"/>
          <w:sz w:val="24"/>
          <w:szCs w:val="24"/>
          <w:highlight w:val="white"/>
        </w:rPr>
      </w:pPr>
    </w:p>
    <w:p w14:paraId="48F4E31C" w14:textId="77777777" w:rsidR="003C49A3" w:rsidRDefault="00F26EFE">
      <w:pPr>
        <w:shd w:val="clear" w:color="auto" w:fill="FFFFFF"/>
        <w:spacing w:line="480" w:lineRule="auto"/>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Policy 2</w:t>
      </w:r>
    </w:p>
    <w:p w14:paraId="75B972E6" w14:textId="182B6B3B" w:rsidR="003C49A3" w:rsidRDefault="00F26EFE">
      <w:pPr>
        <w:shd w:val="clear" w:color="auto" w:fill="FFFFFF"/>
        <w:spacing w:line="480" w:lineRule="auto"/>
        <w:ind w:firstLine="720"/>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color w:val="333333"/>
          <w:sz w:val="24"/>
          <w:szCs w:val="24"/>
          <w:highlight w:val="white"/>
        </w:rPr>
        <w:t xml:space="preserve">The Congressional Research Service (CRS) states that simply increasing the gas tax by one cent would provide the trust fund with between $1.7 and $1.8 billion dollars per year </w:t>
      </w:r>
      <w:r>
        <w:rPr>
          <w:rFonts w:ascii="Times New Roman" w:eastAsia="Times New Roman" w:hAnsi="Times New Roman" w:cs="Times New Roman"/>
          <w:color w:val="333333"/>
          <w:sz w:val="24"/>
          <w:szCs w:val="24"/>
        </w:rPr>
        <w:t>(Peter G. Peterson Foundation, 2020)</w:t>
      </w:r>
      <w:r>
        <w:rPr>
          <w:rFonts w:ascii="Times New Roman" w:eastAsia="Times New Roman" w:hAnsi="Times New Roman" w:cs="Times New Roman"/>
          <w:color w:val="333333"/>
          <w:sz w:val="24"/>
          <w:szCs w:val="24"/>
          <w:highlight w:val="white"/>
        </w:rPr>
        <w:t xml:space="preserve">. However, increasing the gas tax is not a guaranteed </w:t>
      </w:r>
      <w:del w:id="52" w:author="Lange, Alex" w:date="2021-11-22T05:05:00Z">
        <w:r w:rsidDel="00AE0C7F">
          <w:rPr>
            <w:rFonts w:ascii="Times New Roman" w:eastAsia="Times New Roman" w:hAnsi="Times New Roman" w:cs="Times New Roman"/>
            <w:color w:val="333333"/>
            <w:sz w:val="24"/>
            <w:szCs w:val="24"/>
            <w:highlight w:val="white"/>
          </w:rPr>
          <w:delText>long term</w:delText>
        </w:r>
      </w:del>
      <w:ins w:id="53" w:author="Lange, Alex" w:date="2021-11-22T05:05:00Z">
        <w:r w:rsidR="00AE0C7F">
          <w:rPr>
            <w:rFonts w:ascii="Times New Roman" w:eastAsia="Times New Roman" w:hAnsi="Times New Roman" w:cs="Times New Roman"/>
            <w:color w:val="333333"/>
            <w:sz w:val="24"/>
            <w:szCs w:val="24"/>
            <w:highlight w:val="white"/>
          </w:rPr>
          <w:t>long-term</w:t>
        </w:r>
      </w:ins>
      <w:r>
        <w:rPr>
          <w:rFonts w:ascii="Times New Roman" w:eastAsia="Times New Roman" w:hAnsi="Times New Roman" w:cs="Times New Roman"/>
          <w:color w:val="333333"/>
          <w:sz w:val="24"/>
          <w:szCs w:val="24"/>
          <w:highlight w:val="white"/>
        </w:rPr>
        <w:t xml:space="preserve"> solution due to the rise of electric vehicles and overall fuel efficiency. Ultimately, the demand and amount of total fuel consumed will be reduced </w:t>
      </w:r>
      <w:r>
        <w:rPr>
          <w:rFonts w:ascii="Times New Roman" w:eastAsia="Times New Roman" w:hAnsi="Times New Roman" w:cs="Times New Roman"/>
          <w:color w:val="333333"/>
          <w:sz w:val="24"/>
          <w:szCs w:val="24"/>
        </w:rPr>
        <w:t>(Peter G. Peterson Foundation, 2020)</w:t>
      </w:r>
      <w:r>
        <w:rPr>
          <w:rFonts w:ascii="Times New Roman" w:eastAsia="Times New Roman" w:hAnsi="Times New Roman" w:cs="Times New Roman"/>
          <w:color w:val="333333"/>
          <w:sz w:val="24"/>
          <w:szCs w:val="24"/>
          <w:highlight w:val="white"/>
        </w:rPr>
        <w:t>.</w:t>
      </w:r>
      <w:r>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color w:val="333333"/>
          <w:sz w:val="24"/>
          <w:szCs w:val="24"/>
        </w:rPr>
        <w:t xml:space="preserve">Moreover, the reinforcing loop of R2 in Figure 1 shows that there may be a side effect </w:t>
      </w:r>
      <w:r>
        <w:rPr>
          <w:rFonts w:ascii="Times New Roman" w:eastAsia="Times New Roman" w:hAnsi="Times New Roman" w:cs="Times New Roman"/>
          <w:color w:val="333333"/>
          <w:sz w:val="24"/>
          <w:szCs w:val="24"/>
        </w:rPr>
        <w:lastRenderedPageBreak/>
        <w:t xml:space="preserve">that could be significant for the development of further technological and substitutional models. The gas revenue could still be reduced since technological developments will lead to more efficient cars overall, which will then lead to a decreasing trend in gas consumption. </w:t>
      </w:r>
    </w:p>
    <w:p w14:paraId="6679D791" w14:textId="77777777" w:rsidR="003C49A3" w:rsidRDefault="003C49A3">
      <w:pPr>
        <w:shd w:val="clear" w:color="auto" w:fill="FFFFFF"/>
        <w:spacing w:line="480" w:lineRule="auto"/>
        <w:rPr>
          <w:rFonts w:ascii="Times New Roman" w:eastAsia="Times New Roman" w:hAnsi="Times New Roman" w:cs="Times New Roman"/>
          <w:b/>
          <w:color w:val="333333"/>
          <w:sz w:val="24"/>
          <w:szCs w:val="24"/>
          <w:highlight w:val="white"/>
        </w:rPr>
      </w:pPr>
    </w:p>
    <w:p w14:paraId="6B4FB2CF" w14:textId="77777777" w:rsidR="003C49A3" w:rsidRDefault="003C49A3">
      <w:pPr>
        <w:shd w:val="clear" w:color="auto" w:fill="FFFFFF"/>
        <w:spacing w:line="480" w:lineRule="auto"/>
        <w:rPr>
          <w:rFonts w:ascii="Times New Roman" w:eastAsia="Times New Roman" w:hAnsi="Times New Roman" w:cs="Times New Roman"/>
          <w:b/>
          <w:color w:val="333333"/>
          <w:sz w:val="24"/>
          <w:szCs w:val="24"/>
          <w:highlight w:val="white"/>
        </w:rPr>
      </w:pPr>
    </w:p>
    <w:p w14:paraId="6B8BA6EF" w14:textId="77777777" w:rsidR="003C49A3" w:rsidRDefault="00F26EFE">
      <w:pPr>
        <w:shd w:val="clear" w:color="auto" w:fill="FFFFFF"/>
        <w:spacing w:line="48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Modeling and Analysis</w:t>
      </w:r>
    </w:p>
    <w:p w14:paraId="679002DA" w14:textId="77777777" w:rsidR="003C49A3" w:rsidRDefault="00F26EFE">
      <w:pPr>
        <w:shd w:val="clear" w:color="auto" w:fill="FFFFFF"/>
        <w:spacing w:line="480" w:lineRule="auto"/>
        <w:jc w:val="center"/>
        <w:rPr>
          <w:rFonts w:ascii="Times New Roman" w:eastAsia="Times New Roman" w:hAnsi="Times New Roman" w:cs="Times New Roman"/>
          <w:b/>
          <w:color w:val="333333"/>
          <w:sz w:val="24"/>
          <w:szCs w:val="24"/>
          <w:highlight w:val="white"/>
        </w:rPr>
      </w:pPr>
      <w:commentRangeStart w:id="54"/>
      <w:commentRangeStart w:id="55"/>
      <w:r>
        <w:rPr>
          <w:rFonts w:ascii="Times New Roman" w:eastAsia="Times New Roman" w:hAnsi="Times New Roman" w:cs="Times New Roman"/>
          <w:b/>
          <w:noProof/>
          <w:color w:val="333333"/>
          <w:sz w:val="24"/>
          <w:szCs w:val="24"/>
          <w:highlight w:val="white"/>
        </w:rPr>
        <w:drawing>
          <wp:inline distT="114300" distB="114300" distL="114300" distR="114300" wp14:anchorId="5A6C8D90" wp14:editId="117FB9F6">
            <wp:extent cx="5943600" cy="4991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4991100"/>
                    </a:xfrm>
                    <a:prstGeom prst="rect">
                      <a:avLst/>
                    </a:prstGeom>
                    <a:ln/>
                  </pic:spPr>
                </pic:pic>
              </a:graphicData>
            </a:graphic>
          </wp:inline>
        </w:drawing>
      </w:r>
    </w:p>
    <w:p w14:paraId="1ACA51EB"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 xml:space="preserve">Figure 2. Reference mode on modelling the tax revenue, the gas consumption, and car consumption in different age groups powered by </w:t>
      </w:r>
      <w:proofErr w:type="spellStart"/>
      <w:r>
        <w:rPr>
          <w:rFonts w:ascii="Times New Roman" w:eastAsia="Times New Roman" w:hAnsi="Times New Roman" w:cs="Times New Roman"/>
          <w:i/>
          <w:color w:val="333333"/>
          <w:sz w:val="24"/>
          <w:szCs w:val="24"/>
          <w:highlight w:val="white"/>
        </w:rPr>
        <w:t>Vensim</w:t>
      </w:r>
      <w:proofErr w:type="spellEnd"/>
      <w:r>
        <w:rPr>
          <w:rFonts w:ascii="Times New Roman" w:eastAsia="Times New Roman" w:hAnsi="Times New Roman" w:cs="Times New Roman"/>
          <w:i/>
          <w:color w:val="333333"/>
          <w:sz w:val="24"/>
          <w:szCs w:val="24"/>
          <w:highlight w:val="white"/>
        </w:rPr>
        <w:t>.</w:t>
      </w:r>
    </w:p>
    <w:p w14:paraId="5EB56D5A"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noProof/>
          <w:color w:val="333333"/>
          <w:sz w:val="24"/>
          <w:szCs w:val="24"/>
          <w:highlight w:val="white"/>
        </w:rPr>
        <w:lastRenderedPageBreak/>
        <w:drawing>
          <wp:inline distT="114300" distB="114300" distL="114300" distR="114300" wp14:anchorId="6C0DD460" wp14:editId="6999680D">
            <wp:extent cx="5033963" cy="33559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033963" cy="3355975"/>
                    </a:xfrm>
                    <a:prstGeom prst="rect">
                      <a:avLst/>
                    </a:prstGeom>
                    <a:ln/>
                  </pic:spPr>
                </pic:pic>
              </a:graphicData>
            </a:graphic>
          </wp:inline>
        </w:drawing>
      </w:r>
    </w:p>
    <w:p w14:paraId="7130EC62"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Figure 3. Total Tax Revenue from 2018 to 2040 in reference mode.</w:t>
      </w:r>
    </w:p>
    <w:p w14:paraId="7CE971DF" w14:textId="77777777" w:rsidR="003C49A3" w:rsidRDefault="00F26EFE">
      <w:pPr>
        <w:shd w:val="clear" w:color="auto" w:fill="FFFFFF"/>
        <w:spacing w:line="480" w:lineRule="auto"/>
        <w:jc w:val="center"/>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noProof/>
          <w:color w:val="333333"/>
          <w:sz w:val="24"/>
          <w:szCs w:val="24"/>
          <w:highlight w:val="white"/>
        </w:rPr>
        <w:drawing>
          <wp:inline distT="114300" distB="114300" distL="114300" distR="114300" wp14:anchorId="3D399A42" wp14:editId="65DFA027">
            <wp:extent cx="4941581" cy="27479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941581" cy="2747963"/>
                    </a:xfrm>
                    <a:prstGeom prst="rect">
                      <a:avLst/>
                    </a:prstGeom>
                    <a:ln/>
                  </pic:spPr>
                </pic:pic>
              </a:graphicData>
            </a:graphic>
          </wp:inline>
        </w:drawing>
      </w:r>
    </w:p>
    <w:p w14:paraId="22C26509"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Figure 4. Reference Mode of Average Fuel Consumption.</w:t>
      </w:r>
      <w:commentRangeEnd w:id="54"/>
      <w:r w:rsidR="00AE0C7F">
        <w:rPr>
          <w:rStyle w:val="CommentReference"/>
        </w:rPr>
        <w:commentReference w:id="54"/>
      </w:r>
      <w:commentRangeEnd w:id="55"/>
      <w:r w:rsidR="00127D6D">
        <w:rPr>
          <w:rStyle w:val="CommentReference"/>
        </w:rPr>
        <w:commentReference w:id="55"/>
      </w:r>
    </w:p>
    <w:p w14:paraId="16AAC8D6" w14:textId="77777777" w:rsidR="003C49A3" w:rsidRDefault="00F26EFE">
      <w:pPr>
        <w:shd w:val="clear" w:color="auto" w:fill="FFFFFF"/>
        <w:spacing w:line="480" w:lineRule="auto"/>
        <w:jc w:val="center"/>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noProof/>
          <w:color w:val="333333"/>
          <w:sz w:val="24"/>
          <w:szCs w:val="24"/>
          <w:highlight w:val="white"/>
        </w:rPr>
        <w:lastRenderedPageBreak/>
        <w:drawing>
          <wp:inline distT="114300" distB="114300" distL="114300" distR="114300" wp14:anchorId="4F0FF1A0" wp14:editId="31B571D3">
            <wp:extent cx="4920890" cy="290206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920890" cy="2902063"/>
                    </a:xfrm>
                    <a:prstGeom prst="rect">
                      <a:avLst/>
                    </a:prstGeom>
                    <a:ln/>
                  </pic:spPr>
                </pic:pic>
              </a:graphicData>
            </a:graphic>
          </wp:inline>
        </w:drawing>
      </w:r>
    </w:p>
    <w:p w14:paraId="30E786EB"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Figure 5. Reference Mode of Average Tax Revenue per Car.</w:t>
      </w:r>
    </w:p>
    <w:p w14:paraId="3D2FC2A8" w14:textId="62E98D13" w:rsidR="003C49A3" w:rsidRDefault="00F26EFE">
      <w:pPr>
        <w:shd w:val="clear" w:color="auto" w:fill="FFFFFF"/>
        <w:spacing w:line="480" w:lineRule="auto"/>
        <w:ind w:firstLine="720"/>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color w:val="333333"/>
          <w:sz w:val="24"/>
          <w:szCs w:val="24"/>
          <w:highlight w:val="white"/>
        </w:rPr>
        <w:t xml:space="preserve">Since different alternatives create different effects on gas consumption, car consumption, and total tax </w:t>
      </w:r>
      <w:commentRangeStart w:id="56"/>
      <w:r>
        <w:rPr>
          <w:rFonts w:ascii="Times New Roman" w:eastAsia="Times New Roman" w:hAnsi="Times New Roman" w:cs="Times New Roman"/>
          <w:color w:val="333333"/>
          <w:sz w:val="24"/>
          <w:szCs w:val="24"/>
          <w:highlight w:val="white"/>
        </w:rPr>
        <w:t xml:space="preserve">revenue, this reference model creates </w:t>
      </w:r>
      <w:proofErr w:type="spellStart"/>
      <w:r>
        <w:rPr>
          <w:rFonts w:ascii="Times New Roman" w:eastAsia="Times New Roman" w:hAnsi="Times New Roman" w:cs="Times New Roman"/>
          <w:color w:val="333333"/>
          <w:sz w:val="24"/>
          <w:szCs w:val="24"/>
          <w:highlight w:val="white"/>
        </w:rPr>
        <w:t>coflow</w:t>
      </w:r>
      <w:proofErr w:type="spellEnd"/>
      <w:r>
        <w:rPr>
          <w:rFonts w:ascii="Times New Roman" w:eastAsia="Times New Roman" w:hAnsi="Times New Roman" w:cs="Times New Roman"/>
          <w:color w:val="333333"/>
          <w:sz w:val="24"/>
          <w:szCs w:val="24"/>
          <w:highlight w:val="white"/>
        </w:rPr>
        <w:t xml:space="preserve"> between those three </w:t>
      </w:r>
      <w:commentRangeEnd w:id="56"/>
      <w:r w:rsidR="00063880">
        <w:rPr>
          <w:rStyle w:val="CommentReference"/>
        </w:rPr>
        <w:commentReference w:id="56"/>
      </w:r>
      <w:r>
        <w:rPr>
          <w:rFonts w:ascii="Times New Roman" w:eastAsia="Times New Roman" w:hAnsi="Times New Roman" w:cs="Times New Roman"/>
          <w:color w:val="333333"/>
          <w:sz w:val="24"/>
          <w:szCs w:val="24"/>
          <w:highlight w:val="white"/>
        </w:rPr>
        <w:t xml:space="preserve">factors. Based on the data from NHTSA’s Vehicle Survivability and Travel Mileage Schedules, this model is set up with different age groups (NHTSA’s National Center for Statistics and Analysis, 2006). Two flows of gas consumption and car consumption in different age groups are connected between the variable called “Average FC,” which refers to the average fuel consumption of gallons in those groups. The total tax revenue is calculated based on the gasoline consumption multiplied by the tax rate. The tax rate in this model is equal to 18.4 cents/gallon, and the entire simulation runs from </w:t>
      </w:r>
      <w:del w:id="57" w:author="Lange, Alex" w:date="2021-11-22T05:11:00Z">
        <w:r w:rsidDel="00AE0C7F">
          <w:rPr>
            <w:rFonts w:ascii="Times New Roman" w:eastAsia="Times New Roman" w:hAnsi="Times New Roman" w:cs="Times New Roman"/>
            <w:color w:val="333333"/>
            <w:sz w:val="24"/>
            <w:szCs w:val="24"/>
            <w:highlight w:val="white"/>
          </w:rPr>
          <w:delText xml:space="preserve">the years </w:delText>
        </w:r>
      </w:del>
      <w:r>
        <w:rPr>
          <w:rFonts w:ascii="Times New Roman" w:eastAsia="Times New Roman" w:hAnsi="Times New Roman" w:cs="Times New Roman"/>
          <w:color w:val="333333"/>
          <w:sz w:val="24"/>
          <w:szCs w:val="24"/>
          <w:highlight w:val="white"/>
        </w:rPr>
        <w:t>2018 to 2040.</w:t>
      </w:r>
    </w:p>
    <w:p w14:paraId="6C4B8656" w14:textId="77777777" w:rsidR="003C49A3" w:rsidRDefault="00F26EFE">
      <w:pPr>
        <w:shd w:val="clear" w:color="auto" w:fill="FFFFFF"/>
        <w:spacing w:line="480" w:lineRule="auto"/>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b/>
          <w:color w:val="333333"/>
          <w:sz w:val="24"/>
          <w:szCs w:val="24"/>
          <w:highlight w:val="white"/>
        </w:rPr>
        <w:t>Policy 1 Simulation</w:t>
      </w:r>
    </w:p>
    <w:p w14:paraId="286D933F" w14:textId="2A329B39" w:rsidR="003C49A3" w:rsidRDefault="00F26EFE">
      <w:pPr>
        <w:shd w:val="clear" w:color="auto" w:fill="FFFFFF"/>
        <w:spacing w:line="480" w:lineRule="auto"/>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Policy 1 focuses on conducting tax based on inflation rate, and it is conducting tax rate differently based on normal motor gasoline and diesel consumption.</w:t>
      </w:r>
      <w:commentRangeStart w:id="58"/>
      <w:r>
        <w:rPr>
          <w:rFonts w:ascii="Times New Roman" w:eastAsia="Times New Roman" w:hAnsi="Times New Roman" w:cs="Times New Roman"/>
          <w:color w:val="333333"/>
          <w:sz w:val="24"/>
          <w:szCs w:val="24"/>
          <w:highlight w:val="white"/>
        </w:rPr>
        <w:t xml:space="preserve"> Based on the U.S. Information Administration’s data, in 2020, motor gasoline, which is the most consumed gasoline in the United States, comprised 44% of the US petroleum consumption</w:t>
      </w:r>
      <w:commentRangeEnd w:id="58"/>
      <w:r w:rsidR="00AE0C7F">
        <w:rPr>
          <w:rStyle w:val="CommentReference"/>
        </w:rPr>
        <w:commentReference w:id="58"/>
      </w:r>
      <w:r>
        <w:rPr>
          <w:rFonts w:ascii="Times New Roman" w:eastAsia="Times New Roman" w:hAnsi="Times New Roman" w:cs="Times New Roman"/>
          <w:color w:val="333333"/>
          <w:sz w:val="24"/>
          <w:szCs w:val="24"/>
          <w:highlight w:val="white"/>
        </w:rPr>
        <w:t xml:space="preserve">. In contrast, </w:t>
      </w:r>
      <w:r>
        <w:rPr>
          <w:rFonts w:ascii="Times New Roman" w:eastAsia="Times New Roman" w:hAnsi="Times New Roman" w:cs="Times New Roman"/>
          <w:color w:val="333333"/>
          <w:sz w:val="24"/>
          <w:szCs w:val="24"/>
          <w:highlight w:val="white"/>
        </w:rPr>
        <w:lastRenderedPageBreak/>
        <w:t xml:space="preserve">diesel fuel consumption comprised 21% of the US petroleum consumption (U.S Energy Information Administration, 2021). By taking the weighted average, Policy 1 will conduct a gas rate using </w:t>
      </w:r>
      <w:del w:id="59" w:author="Lange, Alex" w:date="2021-11-22T05:12:00Z">
        <w:r w:rsidDel="00AE0C7F">
          <w:rPr>
            <w:rFonts w:ascii="Times New Roman" w:eastAsia="Times New Roman" w:hAnsi="Times New Roman" w:cs="Times New Roman"/>
            <w:color w:val="333333"/>
            <w:sz w:val="24"/>
            <w:szCs w:val="24"/>
            <w:highlight w:val="white"/>
          </w:rPr>
          <w:delText>the following formula</w:delText>
        </w:r>
      </w:del>
      <w:ins w:id="60" w:author="Lange, Alex" w:date="2021-11-22T05:12:00Z">
        <w:r w:rsidR="00AE0C7F">
          <w:rPr>
            <w:rFonts w:ascii="Times New Roman" w:eastAsia="Times New Roman" w:hAnsi="Times New Roman" w:cs="Times New Roman"/>
            <w:color w:val="333333"/>
            <w:sz w:val="24"/>
            <w:szCs w:val="24"/>
            <w:highlight w:val="white"/>
          </w:rPr>
          <w:t>equation 1</w:t>
        </w:r>
      </w:ins>
      <w:r>
        <w:rPr>
          <w:rFonts w:ascii="Times New Roman" w:eastAsia="Times New Roman" w:hAnsi="Times New Roman" w:cs="Times New Roman"/>
          <w:color w:val="333333"/>
          <w:sz w:val="24"/>
          <w:szCs w:val="24"/>
          <w:highlight w:val="white"/>
        </w:rPr>
        <w:t>:</w:t>
      </w:r>
    </w:p>
    <w:p w14:paraId="0EB6910F" w14:textId="22F16103" w:rsidR="003C49A3" w:rsidRPr="00AE0C7F" w:rsidRDefault="00AE0C7F">
      <w:pPr>
        <w:shd w:val="clear" w:color="auto" w:fill="FFFFFF"/>
        <w:spacing w:line="480" w:lineRule="auto"/>
        <w:ind w:firstLine="720"/>
        <w:rPr>
          <w:rFonts w:ascii="Times New Roman" w:eastAsia="Times New Roman" w:hAnsi="Times New Roman" w:cs="Times New Roman"/>
          <w:b/>
          <w:noProof/>
          <w:color w:val="333333"/>
          <w:sz w:val="24"/>
          <w:szCs w:val="24"/>
          <w:highlight w:val="white"/>
          <w:rPrChange w:id="61" w:author="Lange, Alex" w:date="2021-11-22T05:13:00Z">
            <w:rPr>
              <w:rFonts w:ascii="Times New Roman" w:eastAsia="Times New Roman" w:hAnsi="Times New Roman" w:cs="Times New Roman"/>
              <w:color w:val="333333"/>
              <w:sz w:val="24"/>
              <w:szCs w:val="24"/>
              <w:highlight w:val="white"/>
            </w:rPr>
          </w:rPrChange>
        </w:rPr>
        <w:pPrChange w:id="62" w:author="Lange, Alex" w:date="2021-11-22T05:14:00Z">
          <w:pPr>
            <w:shd w:val="clear" w:color="auto" w:fill="FFFFFF"/>
            <w:spacing w:line="480" w:lineRule="auto"/>
            <w:jc w:val="center"/>
          </w:pPr>
        </w:pPrChange>
      </w:pPr>
      <m:oMath>
        <m:r>
          <w:rPr>
            <w:rFonts w:ascii="Cambria Math" w:eastAsia="Times New Roman" w:hAnsi="Cambria Math" w:cs="Times New Roman"/>
            <w:color w:val="333333"/>
            <w:sz w:val="24"/>
            <w:szCs w:val="24"/>
            <w:highlight w:val="white"/>
          </w:rPr>
          <m:t>Gas rat</m:t>
        </m:r>
        <m:sSub>
          <m:sSubPr>
            <m:ctrlPr>
              <w:rPr>
                <w:rFonts w:ascii="Times New Roman" w:eastAsia="Times New Roman" w:hAnsi="Times New Roman" w:cs="Times New Roman"/>
                <w:color w:val="333333"/>
                <w:sz w:val="24"/>
                <w:szCs w:val="24"/>
                <w:highlight w:val="white"/>
              </w:rPr>
            </m:ctrlPr>
          </m:sSubPr>
          <m:e>
            <m:r>
              <w:rPr>
                <w:rFonts w:ascii="Times New Roman" w:eastAsia="Times New Roman" w:hAnsi="Times New Roman" w:cs="Times New Roman"/>
                <w:color w:val="333333"/>
                <w:sz w:val="24"/>
                <w:szCs w:val="24"/>
                <w:highlight w:val="white"/>
              </w:rPr>
              <m:t>e</m:t>
            </m:r>
          </m:e>
          <m:sub>
            <m:r>
              <w:rPr>
                <w:rFonts w:ascii="Times New Roman" w:eastAsia="Times New Roman" w:hAnsi="Times New Roman" w:cs="Times New Roman"/>
                <w:color w:val="333333"/>
                <w:sz w:val="24"/>
                <w:szCs w:val="24"/>
                <w:highlight w:val="white"/>
              </w:rPr>
              <m:t>policy1</m:t>
            </m:r>
          </m:sub>
        </m:sSub>
        <m:r>
          <w:rPr>
            <w:rFonts w:ascii="Times New Roman" w:eastAsia="Times New Roman" w:hAnsi="Times New Roman" w:cs="Times New Roman"/>
            <w:color w:val="333333"/>
            <w:sz w:val="24"/>
            <w:szCs w:val="24"/>
            <w:highlight w:val="white"/>
          </w:rPr>
          <m:t>=</m:t>
        </m:r>
        <m:f>
          <m:fPr>
            <m:ctrlPr>
              <w:rPr>
                <w:rFonts w:ascii="Times New Roman" w:eastAsia="Times New Roman" w:hAnsi="Times New Roman" w:cs="Times New Roman"/>
                <w:color w:val="333333"/>
                <w:sz w:val="24"/>
                <w:szCs w:val="24"/>
                <w:highlight w:val="white"/>
              </w:rPr>
            </m:ctrlPr>
          </m:fPr>
          <m:num>
            <m:r>
              <w:rPr>
                <w:rFonts w:ascii="Times New Roman" w:eastAsia="Times New Roman" w:hAnsi="Times New Roman" w:cs="Times New Roman"/>
                <w:color w:val="333333"/>
                <w:sz w:val="24"/>
                <w:szCs w:val="24"/>
                <w:highlight w:val="white"/>
              </w:rPr>
              <m:t>0.21</m:t>
            </m:r>
          </m:num>
          <m:den>
            <m:r>
              <w:rPr>
                <w:rFonts w:ascii="Times New Roman" w:eastAsia="Times New Roman" w:hAnsi="Times New Roman" w:cs="Times New Roman"/>
                <w:color w:val="333333"/>
                <w:sz w:val="24"/>
                <w:szCs w:val="24"/>
                <w:highlight w:val="white"/>
              </w:rPr>
              <m:t>0.21+0.44</m:t>
            </m:r>
          </m:den>
        </m:f>
        <m:r>
          <w:rPr>
            <w:rFonts w:ascii="Times New Roman" w:eastAsia="Times New Roman" w:hAnsi="Times New Roman" w:cs="Times New Roman"/>
            <w:color w:val="333333"/>
            <w:sz w:val="24"/>
            <w:szCs w:val="24"/>
            <w:highlight w:val="white"/>
          </w:rPr>
          <m:t>×0.44+</m:t>
        </m:r>
        <m:f>
          <m:fPr>
            <m:ctrlPr>
              <w:rPr>
                <w:rFonts w:ascii="Times New Roman" w:eastAsia="Times New Roman" w:hAnsi="Times New Roman" w:cs="Times New Roman"/>
                <w:color w:val="333333"/>
                <w:sz w:val="24"/>
                <w:szCs w:val="24"/>
                <w:highlight w:val="white"/>
              </w:rPr>
            </m:ctrlPr>
          </m:fPr>
          <m:num>
            <m:r>
              <w:rPr>
                <w:rFonts w:ascii="Times New Roman" w:eastAsia="Times New Roman" w:hAnsi="Times New Roman" w:cs="Times New Roman"/>
                <w:color w:val="333333"/>
                <w:sz w:val="24"/>
                <w:szCs w:val="24"/>
                <w:highlight w:val="white"/>
              </w:rPr>
              <m:t>0.44</m:t>
            </m:r>
          </m:num>
          <m:den>
            <m:r>
              <w:rPr>
                <w:rFonts w:ascii="Times New Roman" w:eastAsia="Times New Roman" w:hAnsi="Times New Roman" w:cs="Times New Roman"/>
                <w:color w:val="333333"/>
                <w:sz w:val="24"/>
                <w:szCs w:val="24"/>
                <w:highlight w:val="white"/>
              </w:rPr>
              <m:t>0.21+0.44</m:t>
            </m:r>
          </m:den>
        </m:f>
        <m:r>
          <w:rPr>
            <w:rFonts w:ascii="Cambria Math" w:eastAsia="Times New Roman" w:hAnsi="Cambria Math" w:cs="Times New Roman"/>
            <w:color w:val="333333"/>
            <w:sz w:val="24"/>
            <w:szCs w:val="24"/>
            <w:highlight w:val="white"/>
          </w:rPr>
          <m:t>×0.33=0.366</m:t>
        </m:r>
        <m:d>
          <m:dPr>
            <m:ctrlPr>
              <w:rPr>
                <w:rFonts w:ascii="Cambria Math" w:eastAsia="Times New Roman" w:hAnsi="Cambria Math" w:cs="Times New Roman"/>
                <w:i/>
                <w:color w:val="333333"/>
                <w:sz w:val="24"/>
                <w:szCs w:val="24"/>
              </w:rPr>
            </m:ctrlPr>
          </m:dPr>
          <m:e>
            <m:f>
              <m:fPr>
                <m:ctrlPr>
                  <w:rPr>
                    <w:rFonts w:ascii="Cambria Math" w:eastAsia="Times New Roman" w:hAnsi="Cambria Math" w:cs="Times New Roman"/>
                    <w:i/>
                    <w:color w:val="333333"/>
                    <w:sz w:val="24"/>
                    <w:szCs w:val="24"/>
                  </w:rPr>
                </m:ctrlPr>
              </m:fPr>
              <m:num>
                <m:r>
                  <w:rPr>
                    <w:rFonts w:ascii="Cambria Math" w:eastAsia="Times New Roman" w:hAnsi="Cambria Math" w:cs="Times New Roman"/>
                    <w:color w:val="333333"/>
                    <w:sz w:val="24"/>
                    <w:szCs w:val="24"/>
                    <w:highlight w:val="white"/>
                  </w:rPr>
                  <m:t>$</m:t>
                </m:r>
              </m:num>
              <m:den>
                <m:r>
                  <w:rPr>
                    <w:rFonts w:ascii="Cambria Math" w:eastAsia="Times New Roman" w:hAnsi="Cambria Math" w:cs="Times New Roman"/>
                    <w:color w:val="333333"/>
                    <w:sz w:val="24"/>
                    <w:szCs w:val="24"/>
                    <w:highlight w:val="white"/>
                  </w:rPr>
                  <m:t>gallons</m:t>
                </m:r>
              </m:den>
            </m:f>
          </m:e>
        </m:d>
      </m:oMath>
      <w:ins w:id="63" w:author="Lange, Alex" w:date="2021-11-22T05:13:00Z">
        <w:r>
          <w:rPr>
            <w:rFonts w:ascii="Times New Roman" w:eastAsia="Times New Roman" w:hAnsi="Times New Roman" w:cs="Times New Roman"/>
            <w:b/>
            <w:noProof/>
            <w:color w:val="333333"/>
            <w:sz w:val="24"/>
            <w:szCs w:val="24"/>
            <w:highlight w:val="white"/>
          </w:rPr>
          <w:tab/>
        </w:r>
        <w:r>
          <w:rPr>
            <w:rFonts w:ascii="Times New Roman" w:eastAsia="Times New Roman" w:hAnsi="Times New Roman" w:cs="Times New Roman"/>
            <w:b/>
            <w:noProof/>
            <w:color w:val="333333"/>
            <w:sz w:val="24"/>
            <w:szCs w:val="24"/>
            <w:highlight w:val="white"/>
          </w:rPr>
          <w:tab/>
        </w:r>
      </w:ins>
      <w:ins w:id="64" w:author="Lange, Alex" w:date="2021-11-22T05:14:00Z">
        <w:r>
          <w:rPr>
            <w:rFonts w:ascii="Times New Roman" w:eastAsia="Times New Roman" w:hAnsi="Times New Roman" w:cs="Times New Roman"/>
            <w:b/>
            <w:noProof/>
            <w:color w:val="333333"/>
            <w:sz w:val="24"/>
            <w:szCs w:val="24"/>
            <w:highlight w:val="white"/>
          </w:rPr>
          <w:t>(1)</w:t>
        </w:r>
      </w:ins>
      <w:del w:id="65" w:author="Lange, Alex" w:date="2021-11-22T05:13:00Z">
        <w:r w:rsidR="00F26EFE" w:rsidRPr="00AE0C7F" w:rsidDel="00AE0C7F">
          <w:rPr>
            <w:rFonts w:ascii="Times New Roman" w:eastAsia="Times New Roman" w:hAnsi="Times New Roman" w:cs="Times New Roman"/>
            <w:b/>
            <w:noProof/>
            <w:color w:val="333333"/>
            <w:sz w:val="24"/>
            <w:szCs w:val="24"/>
            <w:highlight w:val="white"/>
            <w:rPrChange w:id="66" w:author="Lange, Alex" w:date="2021-11-22T05:13:00Z">
              <w:rPr>
                <w:rFonts w:ascii="Times New Roman" w:eastAsia="Times New Roman" w:hAnsi="Times New Roman" w:cs="Times New Roman"/>
                <w:color w:val="333333"/>
                <w:sz w:val="24"/>
                <w:szCs w:val="24"/>
                <w:highlight w:val="white"/>
              </w:rPr>
            </w:rPrChange>
          </w:rPr>
          <w:delText>.</w:delText>
        </w:r>
      </w:del>
    </w:p>
    <w:p w14:paraId="0CE7B6A2" w14:textId="77777777" w:rsidR="003C49A3" w:rsidRDefault="00F26EFE">
      <w:pPr>
        <w:shd w:val="clear" w:color="auto" w:fill="FFFFFF"/>
        <w:spacing w:line="480" w:lineRule="auto"/>
        <w:jc w:val="center"/>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noProof/>
          <w:color w:val="333333"/>
          <w:sz w:val="24"/>
          <w:szCs w:val="24"/>
          <w:highlight w:val="white"/>
        </w:rPr>
        <w:drawing>
          <wp:inline distT="114300" distB="114300" distL="114300" distR="114300" wp14:anchorId="18DC784F" wp14:editId="5D001B35">
            <wp:extent cx="4071938" cy="22739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071938" cy="2273939"/>
                    </a:xfrm>
                    <a:prstGeom prst="rect">
                      <a:avLst/>
                    </a:prstGeom>
                    <a:ln/>
                  </pic:spPr>
                </pic:pic>
              </a:graphicData>
            </a:graphic>
          </wp:inline>
        </w:drawing>
      </w:r>
    </w:p>
    <w:p w14:paraId="30561196"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Figure 6. Total Tax Revenue through 2018-2040 in Policy 1.</w:t>
      </w:r>
    </w:p>
    <w:p w14:paraId="70ED6BD3" w14:textId="77777777" w:rsidR="003C49A3" w:rsidRDefault="00F26EFE">
      <w:pPr>
        <w:shd w:val="clear" w:color="auto" w:fill="FFFFFF"/>
        <w:spacing w:line="480" w:lineRule="auto"/>
        <w:jc w:val="center"/>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14:anchorId="6820960B" wp14:editId="45292360">
            <wp:extent cx="4185979" cy="244766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185979" cy="2447668"/>
                    </a:xfrm>
                    <a:prstGeom prst="rect">
                      <a:avLst/>
                    </a:prstGeom>
                    <a:ln/>
                  </pic:spPr>
                </pic:pic>
              </a:graphicData>
            </a:graphic>
          </wp:inline>
        </w:drawing>
      </w:r>
    </w:p>
    <w:p w14:paraId="5F4E70AA"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Figure 7. Average tax revenue per car through 2018-2040 in Policy 1.</w:t>
      </w:r>
    </w:p>
    <w:p w14:paraId="5F452311" w14:textId="43249C79" w:rsidR="003C49A3" w:rsidRDefault="00F26EFE">
      <w:pPr>
        <w:shd w:val="clear" w:color="auto" w:fill="FFFFFF"/>
        <w:spacing w:line="480" w:lineRule="auto"/>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Based on the </w:t>
      </w:r>
      <w:commentRangeStart w:id="67"/>
      <w:r>
        <w:rPr>
          <w:rFonts w:ascii="Times New Roman" w:eastAsia="Times New Roman" w:hAnsi="Times New Roman" w:cs="Times New Roman"/>
          <w:color w:val="333333"/>
          <w:sz w:val="24"/>
          <w:szCs w:val="24"/>
          <w:highlight w:val="white"/>
        </w:rPr>
        <w:t xml:space="preserve">simulation result in Figure 6, we saw that the tax revenue would start with around </w:t>
      </w:r>
      <w:ins w:id="68" w:author="Lange, Alex" w:date="2021-11-22T05:15:00Z">
        <w:r w:rsidR="00516692">
          <w:rPr>
            <w:rFonts w:ascii="Times New Roman" w:eastAsia="Times New Roman" w:hAnsi="Times New Roman" w:cs="Times New Roman"/>
            <w:color w:val="333333"/>
            <w:sz w:val="24"/>
            <w:szCs w:val="24"/>
            <w:highlight w:val="white"/>
          </w:rPr>
          <w:t>$</w:t>
        </w:r>
      </w:ins>
      <w:r>
        <w:rPr>
          <w:rFonts w:ascii="Times New Roman" w:eastAsia="Times New Roman" w:hAnsi="Times New Roman" w:cs="Times New Roman"/>
          <w:color w:val="333333"/>
          <w:sz w:val="24"/>
          <w:szCs w:val="24"/>
          <w:highlight w:val="white"/>
        </w:rPr>
        <w:t xml:space="preserve">50 billion dollars in </w:t>
      </w:r>
      <w:del w:id="69" w:author="Lange, Alex" w:date="2021-11-22T05:15:00Z">
        <w:r w:rsidDel="00516692">
          <w:rPr>
            <w:rFonts w:ascii="Times New Roman" w:eastAsia="Times New Roman" w:hAnsi="Times New Roman" w:cs="Times New Roman"/>
            <w:color w:val="333333"/>
            <w:sz w:val="24"/>
            <w:szCs w:val="24"/>
            <w:highlight w:val="white"/>
          </w:rPr>
          <w:delText>2018, and</w:delText>
        </w:r>
      </w:del>
      <w:ins w:id="70" w:author="Lange, Alex" w:date="2021-11-22T05:15:00Z">
        <w:r w:rsidR="00516692">
          <w:rPr>
            <w:rFonts w:ascii="Times New Roman" w:eastAsia="Times New Roman" w:hAnsi="Times New Roman" w:cs="Times New Roman"/>
            <w:color w:val="333333"/>
            <w:sz w:val="24"/>
            <w:szCs w:val="24"/>
            <w:highlight w:val="white"/>
          </w:rPr>
          <w:t>2018 and</w:t>
        </w:r>
      </w:ins>
      <w:r>
        <w:rPr>
          <w:rFonts w:ascii="Times New Roman" w:eastAsia="Times New Roman" w:hAnsi="Times New Roman" w:cs="Times New Roman"/>
          <w:color w:val="333333"/>
          <w:sz w:val="24"/>
          <w:szCs w:val="24"/>
          <w:highlight w:val="white"/>
        </w:rPr>
        <w:t xml:space="preserve"> decrease at an ascending rate through 2040. The final value for total tax revenue on gasoline in 2040 is around </w:t>
      </w:r>
      <w:commentRangeEnd w:id="67"/>
      <w:r w:rsidR="00271C7C">
        <w:rPr>
          <w:rStyle w:val="CommentReference"/>
        </w:rPr>
        <w:commentReference w:id="67"/>
      </w:r>
      <w:ins w:id="71" w:author="Lange, Alex" w:date="2021-11-22T05:15:00Z">
        <w:r w:rsidR="00516692">
          <w:rPr>
            <w:rFonts w:ascii="Times New Roman" w:eastAsia="Times New Roman" w:hAnsi="Times New Roman" w:cs="Times New Roman"/>
            <w:color w:val="333333"/>
            <w:sz w:val="24"/>
            <w:szCs w:val="24"/>
            <w:highlight w:val="white"/>
          </w:rPr>
          <w:t>$</w:t>
        </w:r>
      </w:ins>
      <w:r>
        <w:rPr>
          <w:rFonts w:ascii="Times New Roman" w:eastAsia="Times New Roman" w:hAnsi="Times New Roman" w:cs="Times New Roman"/>
          <w:color w:val="333333"/>
          <w:sz w:val="24"/>
          <w:szCs w:val="24"/>
          <w:highlight w:val="white"/>
        </w:rPr>
        <w:t xml:space="preserve">23 billion dollars. Meanwhile, the </w:t>
      </w:r>
      <w:r>
        <w:rPr>
          <w:rFonts w:ascii="Times New Roman" w:eastAsia="Times New Roman" w:hAnsi="Times New Roman" w:cs="Times New Roman"/>
          <w:color w:val="333333"/>
          <w:sz w:val="24"/>
          <w:szCs w:val="24"/>
          <w:highlight w:val="white"/>
        </w:rPr>
        <w:lastRenderedPageBreak/>
        <w:t xml:space="preserve">tax revenue per car in </w:t>
      </w:r>
      <w:commentRangeStart w:id="72"/>
      <w:r>
        <w:rPr>
          <w:rFonts w:ascii="Times New Roman" w:eastAsia="Times New Roman" w:hAnsi="Times New Roman" w:cs="Times New Roman"/>
          <w:color w:val="333333"/>
          <w:sz w:val="24"/>
          <w:szCs w:val="24"/>
          <w:highlight w:val="white"/>
        </w:rPr>
        <w:t xml:space="preserve">age groups 1-5 </w:t>
      </w:r>
      <w:commentRangeEnd w:id="72"/>
      <w:r w:rsidR="00516692">
        <w:rPr>
          <w:rStyle w:val="CommentReference"/>
        </w:rPr>
        <w:commentReference w:id="72"/>
      </w:r>
      <w:r>
        <w:rPr>
          <w:rFonts w:ascii="Times New Roman" w:eastAsia="Times New Roman" w:hAnsi="Times New Roman" w:cs="Times New Roman"/>
          <w:color w:val="333333"/>
          <w:sz w:val="24"/>
          <w:szCs w:val="24"/>
          <w:highlight w:val="white"/>
        </w:rPr>
        <w:t xml:space="preserve">is </w:t>
      </w:r>
      <w:commentRangeStart w:id="73"/>
      <w:r>
        <w:rPr>
          <w:rFonts w:ascii="Times New Roman" w:eastAsia="Times New Roman" w:hAnsi="Times New Roman" w:cs="Times New Roman"/>
          <w:color w:val="333333"/>
          <w:sz w:val="24"/>
          <w:szCs w:val="24"/>
          <w:highlight w:val="white"/>
        </w:rPr>
        <w:t>the biggest in contrast to other groups</w:t>
      </w:r>
      <w:commentRangeEnd w:id="73"/>
      <w:r w:rsidR="00516692">
        <w:rPr>
          <w:rStyle w:val="CommentReference"/>
        </w:rPr>
        <w:commentReference w:id="73"/>
      </w:r>
      <w:commentRangeStart w:id="74"/>
      <w:commentRangeStart w:id="75"/>
      <w:commentRangeStart w:id="76"/>
      <w:r>
        <w:rPr>
          <w:rFonts w:ascii="Times New Roman" w:eastAsia="Times New Roman" w:hAnsi="Times New Roman" w:cs="Times New Roman"/>
          <w:color w:val="333333"/>
          <w:sz w:val="24"/>
          <w:szCs w:val="24"/>
          <w:highlight w:val="white"/>
        </w:rPr>
        <w:t>. It is different from the result of reference mode</w:t>
      </w:r>
      <w:commentRangeEnd w:id="74"/>
      <w:r w:rsidR="00516692">
        <w:rPr>
          <w:rStyle w:val="CommentReference"/>
        </w:rPr>
        <w:commentReference w:id="74"/>
      </w:r>
      <w:commentRangeEnd w:id="75"/>
      <w:r w:rsidR="00271C7C">
        <w:rPr>
          <w:rStyle w:val="CommentReference"/>
        </w:rPr>
        <w:commentReference w:id="75"/>
      </w:r>
      <w:commentRangeEnd w:id="76"/>
      <w:r w:rsidR="00271C7C">
        <w:rPr>
          <w:rStyle w:val="CommentReference"/>
        </w:rPr>
        <w:commentReference w:id="76"/>
      </w:r>
      <w:r>
        <w:rPr>
          <w:rFonts w:ascii="Times New Roman" w:eastAsia="Times New Roman" w:hAnsi="Times New Roman" w:cs="Times New Roman"/>
          <w:color w:val="333333"/>
          <w:sz w:val="24"/>
          <w:szCs w:val="24"/>
          <w:highlight w:val="white"/>
        </w:rPr>
        <w:t xml:space="preserve">. However, the increasing tax rate based on inflation also creates a deeper reducing trend in the tax revenue generated per car. </w:t>
      </w:r>
    </w:p>
    <w:p w14:paraId="7A5F1FEF" w14:textId="77777777" w:rsidR="003C49A3" w:rsidRDefault="00F26EFE">
      <w:pPr>
        <w:shd w:val="clear" w:color="auto" w:fill="FFFFFF"/>
        <w:spacing w:line="48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Policy 2 Simulation</w:t>
      </w:r>
    </w:p>
    <w:p w14:paraId="2E590F15" w14:textId="77777777" w:rsidR="003C49A3" w:rsidRDefault="00F26EFE">
      <w:pPr>
        <w:shd w:val="clear" w:color="auto" w:fill="FFFFFF"/>
        <w:spacing w:line="480" w:lineRule="auto"/>
        <w:jc w:val="cente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14:anchorId="563EEB9F" wp14:editId="46E2131F">
            <wp:extent cx="4224338" cy="241003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224338" cy="2410039"/>
                    </a:xfrm>
                    <a:prstGeom prst="rect">
                      <a:avLst/>
                    </a:prstGeom>
                    <a:ln/>
                  </pic:spPr>
                </pic:pic>
              </a:graphicData>
            </a:graphic>
          </wp:inline>
        </w:drawing>
      </w:r>
    </w:p>
    <w:p w14:paraId="29A46AD4"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Figure 8. Total Tax Revenue for different age groups from 2018-2040 in Policy 2.</w:t>
      </w:r>
    </w:p>
    <w:p w14:paraId="23A30475" w14:textId="77777777" w:rsidR="003C49A3" w:rsidRDefault="00F26EFE">
      <w:pPr>
        <w:shd w:val="clear" w:color="auto" w:fill="FFFFFF"/>
        <w:spacing w:line="480" w:lineRule="auto"/>
        <w:jc w:val="cente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14:anchorId="6A04565D" wp14:editId="43722047">
            <wp:extent cx="4233863" cy="248943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233863" cy="2489438"/>
                    </a:xfrm>
                    <a:prstGeom prst="rect">
                      <a:avLst/>
                    </a:prstGeom>
                    <a:ln/>
                  </pic:spPr>
                </pic:pic>
              </a:graphicData>
            </a:graphic>
          </wp:inline>
        </w:drawing>
      </w:r>
    </w:p>
    <w:p w14:paraId="3FEED43F" w14:textId="77777777" w:rsidR="003C49A3" w:rsidRDefault="00F26EFE">
      <w:pPr>
        <w:shd w:val="clear" w:color="auto" w:fill="FFFFFF"/>
        <w:spacing w:line="480" w:lineRule="auto"/>
        <w:jc w:val="center"/>
        <w:rPr>
          <w:rFonts w:ascii="Times New Roman" w:eastAsia="Times New Roman" w:hAnsi="Times New Roman" w:cs="Times New Roman"/>
          <w:i/>
          <w:color w:val="333333"/>
          <w:sz w:val="24"/>
          <w:szCs w:val="24"/>
          <w:highlight w:val="white"/>
        </w:rPr>
      </w:pPr>
      <w:r>
        <w:rPr>
          <w:rFonts w:ascii="Times New Roman" w:eastAsia="Times New Roman" w:hAnsi="Times New Roman" w:cs="Times New Roman"/>
          <w:i/>
          <w:color w:val="333333"/>
          <w:sz w:val="24"/>
          <w:szCs w:val="24"/>
          <w:highlight w:val="white"/>
        </w:rPr>
        <w:t>Figure 9. Average tax revenue per car for different age groups from 2018-2040 in Policy 2.</w:t>
      </w:r>
    </w:p>
    <w:p w14:paraId="48514343" w14:textId="5AE3F5AC" w:rsidR="003C49A3" w:rsidRDefault="00F26EFE">
      <w:pPr>
        <w:shd w:val="clear" w:color="auto" w:fill="FFFFFF"/>
        <w:spacing w:line="480" w:lineRule="auto"/>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In Policy 2, tax on gas is conducted at a new increasing rate at 19.4 cents per gallon in contrast to the reference mode 18.4 cents per gallon. </w:t>
      </w:r>
      <w:del w:id="77" w:author="Lange, Alex" w:date="2021-11-22T05:18:00Z">
        <w:r w:rsidDel="00516692">
          <w:rPr>
            <w:rFonts w:ascii="Times New Roman" w:eastAsia="Times New Roman" w:hAnsi="Times New Roman" w:cs="Times New Roman"/>
            <w:color w:val="333333"/>
            <w:sz w:val="24"/>
            <w:szCs w:val="24"/>
            <w:highlight w:val="white"/>
          </w:rPr>
          <w:delText xml:space="preserve">It </w:delText>
        </w:r>
      </w:del>
      <w:ins w:id="78" w:author="Lange, Alex" w:date="2021-11-22T05:18:00Z">
        <w:r w:rsidR="00516692">
          <w:rPr>
            <w:rFonts w:ascii="Times New Roman" w:eastAsia="Times New Roman" w:hAnsi="Times New Roman" w:cs="Times New Roman"/>
            <w:color w:val="333333"/>
            <w:sz w:val="24"/>
            <w:szCs w:val="24"/>
            <w:highlight w:val="white"/>
          </w:rPr>
          <w:t xml:space="preserve">This </w:t>
        </w:r>
      </w:ins>
      <w:r>
        <w:rPr>
          <w:rFonts w:ascii="Times New Roman" w:eastAsia="Times New Roman" w:hAnsi="Times New Roman" w:cs="Times New Roman"/>
          <w:color w:val="333333"/>
          <w:sz w:val="24"/>
          <w:szCs w:val="24"/>
          <w:highlight w:val="white"/>
        </w:rPr>
        <w:t xml:space="preserve">creates a small amount of the total tax revenue in the future based on figure 8. The average tax amount generated per car is less than </w:t>
      </w:r>
      <w:r>
        <w:rPr>
          <w:rFonts w:ascii="Times New Roman" w:eastAsia="Times New Roman" w:hAnsi="Times New Roman" w:cs="Times New Roman"/>
          <w:color w:val="333333"/>
          <w:sz w:val="24"/>
          <w:szCs w:val="24"/>
          <w:highlight w:val="white"/>
        </w:rPr>
        <w:lastRenderedPageBreak/>
        <w:t xml:space="preserve">the result from Policy 1. However, unlike the first policy, the reducing trend of tax revenue </w:t>
      </w:r>
      <w:commentRangeStart w:id="79"/>
      <w:r>
        <w:rPr>
          <w:rFonts w:ascii="Times New Roman" w:eastAsia="Times New Roman" w:hAnsi="Times New Roman" w:cs="Times New Roman"/>
          <w:color w:val="333333"/>
          <w:sz w:val="24"/>
          <w:szCs w:val="24"/>
          <w:highlight w:val="white"/>
        </w:rPr>
        <w:t>generated by cars is not as steep.</w:t>
      </w:r>
    </w:p>
    <w:p w14:paraId="708E3B07" w14:textId="77777777" w:rsidR="003C49A3" w:rsidRDefault="00F26EFE">
      <w:pPr>
        <w:shd w:val="clear" w:color="auto" w:fill="FFFFFF"/>
        <w:spacing w:line="48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Conclusions and Recommendations</w:t>
      </w:r>
      <w:commentRangeEnd w:id="79"/>
      <w:r w:rsidR="00884985">
        <w:rPr>
          <w:rStyle w:val="CommentReference"/>
        </w:rPr>
        <w:commentReference w:id="79"/>
      </w:r>
    </w:p>
    <w:p w14:paraId="1B7B65A5" w14:textId="0C1619AC" w:rsidR="003C49A3" w:rsidRDefault="00F26EF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above information, we can see that Policy 1 produces a gas tax of 33 cents per gallon and Policy 2 produces a gas tax of 19.4 cents per gallon. </w:t>
      </w:r>
      <w:commentRangeStart w:id="80"/>
      <w:commentRangeStart w:id="81"/>
      <w:r>
        <w:rPr>
          <w:rFonts w:ascii="Times New Roman" w:eastAsia="Times New Roman" w:hAnsi="Times New Roman" w:cs="Times New Roman"/>
          <w:sz w:val="24"/>
          <w:szCs w:val="24"/>
        </w:rPr>
        <w:t>Policy 1 allows for a much higher revenue but comes with drawbacks like income reduction, which harms both individuals and businesses.</w:t>
      </w:r>
      <w:commentRangeEnd w:id="80"/>
      <w:r w:rsidR="00516692">
        <w:rPr>
          <w:rStyle w:val="CommentReference"/>
        </w:rPr>
        <w:commentReference w:id="80"/>
      </w:r>
      <w:commentRangeEnd w:id="81"/>
      <w:r w:rsidR="00AA69AF">
        <w:rPr>
          <w:rStyle w:val="CommentReference"/>
        </w:rPr>
        <w:commentReference w:id="81"/>
      </w:r>
      <w:r>
        <w:rPr>
          <w:rFonts w:ascii="Times New Roman" w:eastAsia="Times New Roman" w:hAnsi="Times New Roman" w:cs="Times New Roman"/>
          <w:sz w:val="24"/>
          <w:szCs w:val="24"/>
        </w:rPr>
        <w:t xml:space="preserve"> Policy 2 allows for a smaller increase in revenue that would be </w:t>
      </w:r>
      <w:del w:id="82" w:author="Lange, Alex" w:date="2021-11-22T05:18:00Z">
        <w:r w:rsidDel="00516692">
          <w:rPr>
            <w:rFonts w:ascii="Times New Roman" w:eastAsia="Times New Roman" w:hAnsi="Times New Roman" w:cs="Times New Roman"/>
            <w:sz w:val="24"/>
            <w:szCs w:val="24"/>
          </w:rPr>
          <w:delText>more steady</w:delText>
        </w:r>
      </w:del>
      <w:ins w:id="83" w:author="Lange, Alex" w:date="2021-11-22T05:18:00Z">
        <w:r w:rsidR="00516692">
          <w:rPr>
            <w:rFonts w:ascii="Times New Roman" w:eastAsia="Times New Roman" w:hAnsi="Times New Roman" w:cs="Times New Roman"/>
            <w:sz w:val="24"/>
            <w:szCs w:val="24"/>
          </w:rPr>
          <w:t>steadier</w:t>
        </w:r>
      </w:ins>
      <w:r>
        <w:rPr>
          <w:rFonts w:ascii="Times New Roman" w:eastAsia="Times New Roman" w:hAnsi="Times New Roman" w:cs="Times New Roman"/>
          <w:sz w:val="24"/>
          <w:szCs w:val="24"/>
        </w:rPr>
        <w:t xml:space="preserve">, though not guaranteed. As technology continues to develop, overall revenue will eventually decrease. The policy simulations also show that Policy 1 has a steeper reducing tax revenue trend, while Policy 2 has a less steep trend. </w:t>
      </w:r>
    </w:p>
    <w:p w14:paraId="67F72635" w14:textId="0CC13100" w:rsidR="003C49A3" w:rsidRDefault="00F26EFE">
      <w:pPr>
        <w:spacing w:line="480" w:lineRule="auto"/>
        <w:ind w:firstLine="720"/>
        <w:rPr>
          <w:rFonts w:ascii="Times New Roman" w:eastAsia="Times New Roman" w:hAnsi="Times New Roman" w:cs="Times New Roman"/>
          <w:b/>
          <w:color w:val="333333"/>
          <w:sz w:val="24"/>
          <w:szCs w:val="24"/>
          <w:highlight w:val="white"/>
        </w:rPr>
      </w:pPr>
      <w:commentRangeStart w:id="84"/>
      <w:commentRangeStart w:id="85"/>
      <w:r>
        <w:rPr>
          <w:rFonts w:ascii="Times New Roman" w:eastAsia="Times New Roman" w:hAnsi="Times New Roman" w:cs="Times New Roman"/>
          <w:sz w:val="24"/>
          <w:szCs w:val="24"/>
        </w:rPr>
        <w:t>Overall, a combination of these two policies is the best strategy</w:t>
      </w:r>
      <w:commentRangeEnd w:id="84"/>
      <w:r w:rsidR="00516692">
        <w:rPr>
          <w:rStyle w:val="CommentReference"/>
        </w:rPr>
        <w:commentReference w:id="84"/>
      </w:r>
      <w:commentRangeEnd w:id="85"/>
      <w:r w:rsidR="00AA69AF">
        <w:rPr>
          <w:rStyle w:val="CommentReference"/>
        </w:rPr>
        <w:commentReference w:id="85"/>
      </w:r>
      <w:r>
        <w:rPr>
          <w:rFonts w:ascii="Times New Roman" w:eastAsia="Times New Roman" w:hAnsi="Times New Roman" w:cs="Times New Roman"/>
          <w:sz w:val="24"/>
          <w:szCs w:val="24"/>
        </w:rPr>
        <w:t xml:space="preserve">. Policy 1 creates a significant revenue increase, which is beneficial because this revenue increase creates opportunities for more advanced electric vehicles and greater efficiency. Policy 2 creates a consistent revenue of approximately </w:t>
      </w:r>
      <w:ins w:id="86" w:author="Lange, Alex" w:date="2021-11-22T05:19:00Z">
        <w:r w:rsidR="00516692">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1.7 to </w:t>
      </w:r>
      <w:ins w:id="87" w:author="Lange, Alex" w:date="2021-11-22T05:19:00Z">
        <w:r w:rsidR="00516692">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1.8 billion dollars per year but due to the rise of electric vehicles, this is not a guaranteed solution for the long run. </w:t>
      </w:r>
      <w:del w:id="88" w:author="Lange, Alex" w:date="2021-11-22T05:20:00Z">
        <w:r w:rsidDel="00516692">
          <w:rPr>
            <w:rFonts w:ascii="Times New Roman" w:eastAsia="Times New Roman" w:hAnsi="Times New Roman" w:cs="Times New Roman"/>
            <w:sz w:val="24"/>
            <w:szCs w:val="24"/>
          </w:rPr>
          <w:delText>This is why</w:delText>
        </w:r>
      </w:del>
      <w:proofErr w:type="gramStart"/>
      <w:ins w:id="89" w:author="Lange, Alex" w:date="2021-11-22T05:20:00Z">
        <w:r w:rsidR="00516692">
          <w:rPr>
            <w:rFonts w:ascii="Times New Roman" w:eastAsia="Times New Roman" w:hAnsi="Times New Roman" w:cs="Times New Roman"/>
            <w:sz w:val="24"/>
            <w:szCs w:val="24"/>
          </w:rPr>
          <w:t>Therefore</w:t>
        </w:r>
      </w:ins>
      <w:proofErr w:type="gramEnd"/>
      <w:r>
        <w:rPr>
          <w:rFonts w:ascii="Times New Roman" w:eastAsia="Times New Roman" w:hAnsi="Times New Roman" w:cs="Times New Roman"/>
          <w:sz w:val="24"/>
          <w:szCs w:val="24"/>
        </w:rPr>
        <w:t xml:space="preserve"> implementing a combination of both policies would be most effective. </w:t>
      </w:r>
    </w:p>
    <w:p w14:paraId="0F81B319" w14:textId="77777777" w:rsidR="003C49A3" w:rsidRDefault="003C49A3">
      <w:pPr>
        <w:shd w:val="clear" w:color="auto" w:fill="FFFFFF"/>
        <w:spacing w:line="480" w:lineRule="auto"/>
        <w:rPr>
          <w:rFonts w:ascii="Times New Roman" w:eastAsia="Times New Roman" w:hAnsi="Times New Roman" w:cs="Times New Roman"/>
          <w:b/>
          <w:color w:val="333333"/>
          <w:sz w:val="24"/>
          <w:szCs w:val="24"/>
          <w:highlight w:val="white"/>
        </w:rPr>
      </w:pPr>
    </w:p>
    <w:p w14:paraId="7DC07283" w14:textId="77777777" w:rsidR="003C49A3" w:rsidRDefault="00F26EFE">
      <w:pPr>
        <w:shd w:val="clear" w:color="auto" w:fill="FFFFFF"/>
        <w:spacing w:line="480" w:lineRule="auto"/>
        <w:rPr>
          <w:rFonts w:ascii="Times New Roman" w:eastAsia="Times New Roman" w:hAnsi="Times New Roman" w:cs="Times New Roman"/>
          <w:b/>
          <w:color w:val="333333"/>
          <w:sz w:val="24"/>
          <w:szCs w:val="24"/>
          <w:highlight w:val="white"/>
        </w:rPr>
      </w:pPr>
      <w:r>
        <w:br w:type="page"/>
      </w:r>
    </w:p>
    <w:p w14:paraId="5AF600C7" w14:textId="77777777" w:rsidR="003C49A3" w:rsidRDefault="00F26EFE">
      <w:pPr>
        <w:shd w:val="clear" w:color="auto" w:fill="FFFFFF"/>
        <w:spacing w:line="480" w:lineRule="auto"/>
        <w:jc w:val="center"/>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lastRenderedPageBreak/>
        <w:t>References</w:t>
      </w:r>
    </w:p>
    <w:p w14:paraId="2A88AF6E" w14:textId="77777777" w:rsidR="003C49A3" w:rsidRDefault="00F26EFE">
      <w:pPr>
        <w:shd w:val="clear" w:color="auto" w:fill="FFFFFF"/>
        <w:spacing w:line="480" w:lineRule="auto"/>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Kile</w:t>
      </w:r>
      <w:proofErr w:type="spellEnd"/>
      <w:r>
        <w:rPr>
          <w:rFonts w:ascii="Times New Roman" w:eastAsia="Times New Roman" w:hAnsi="Times New Roman" w:cs="Times New Roman"/>
          <w:color w:val="333333"/>
          <w:sz w:val="24"/>
          <w:szCs w:val="24"/>
          <w:highlight w:val="white"/>
        </w:rPr>
        <w:t xml:space="preserve">, J. (2021). </w:t>
      </w:r>
      <w:r>
        <w:rPr>
          <w:rFonts w:ascii="Times New Roman" w:eastAsia="Times New Roman" w:hAnsi="Times New Roman" w:cs="Times New Roman"/>
          <w:i/>
          <w:color w:val="333333"/>
          <w:sz w:val="24"/>
          <w:szCs w:val="24"/>
          <w:highlight w:val="white"/>
        </w:rPr>
        <w:t>Testimony on Addressing the Long-Term Solvency of the Highway Trust Fund.</w:t>
      </w: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br/>
      </w:r>
      <w:r>
        <w:rPr>
          <w:rFonts w:ascii="Times New Roman" w:eastAsia="Times New Roman" w:hAnsi="Times New Roman" w:cs="Times New Roman"/>
          <w:color w:val="333333"/>
          <w:sz w:val="24"/>
          <w:szCs w:val="24"/>
          <w:highlight w:val="white"/>
        </w:rPr>
        <w:tab/>
        <w:t xml:space="preserve">Congressional Budget Office. Retrieved November 19, 2021, from </w:t>
      </w:r>
    </w:p>
    <w:p w14:paraId="58BEE055" w14:textId="77777777" w:rsidR="003C49A3" w:rsidRDefault="00F26EFE">
      <w:pPr>
        <w:shd w:val="clear" w:color="auto" w:fill="FFFFFF"/>
        <w:spacing w:line="480" w:lineRule="auto"/>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https://www.cbo.gov/publication/57138.</w:t>
      </w:r>
    </w:p>
    <w:p w14:paraId="2DB100C2" w14:textId="77777777" w:rsidR="003C49A3" w:rsidRDefault="00F26EFE">
      <w:pPr>
        <w:shd w:val="clear" w:color="auto" w:fill="FFFFFF"/>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NHTSA’s National Center for Statistics and Analysis. (2006, January). </w:t>
      </w:r>
      <w:r>
        <w:rPr>
          <w:rFonts w:ascii="Times New Roman" w:eastAsia="Times New Roman" w:hAnsi="Times New Roman" w:cs="Times New Roman"/>
          <w:i/>
          <w:color w:val="333333"/>
          <w:sz w:val="24"/>
          <w:szCs w:val="24"/>
          <w:highlight w:val="white"/>
        </w:rPr>
        <w:t xml:space="preserve">Dot HS 809 952 January </w:t>
      </w:r>
      <w:r>
        <w:rPr>
          <w:rFonts w:ascii="Times New Roman" w:eastAsia="Times New Roman" w:hAnsi="Times New Roman" w:cs="Times New Roman"/>
          <w:i/>
          <w:color w:val="333333"/>
          <w:sz w:val="24"/>
          <w:szCs w:val="24"/>
          <w:highlight w:val="white"/>
        </w:rPr>
        <w:br/>
      </w:r>
      <w:r>
        <w:rPr>
          <w:rFonts w:ascii="Times New Roman" w:eastAsia="Times New Roman" w:hAnsi="Times New Roman" w:cs="Times New Roman"/>
          <w:i/>
          <w:color w:val="333333"/>
          <w:sz w:val="24"/>
          <w:szCs w:val="24"/>
          <w:highlight w:val="white"/>
        </w:rPr>
        <w:tab/>
        <w:t>2006</w:t>
      </w:r>
      <w:r>
        <w:rPr>
          <w:rFonts w:ascii="Times New Roman" w:eastAsia="Times New Roman" w:hAnsi="Times New Roman" w:cs="Times New Roman"/>
          <w:color w:val="333333"/>
          <w:sz w:val="24"/>
          <w:szCs w:val="24"/>
          <w:highlight w:val="white"/>
        </w:rPr>
        <w:t xml:space="preserve">. Retrieved November 19, 2021, from </w:t>
      </w:r>
      <w:r>
        <w:rPr>
          <w:rFonts w:ascii="Times New Roman" w:eastAsia="Times New Roman" w:hAnsi="Times New Roman" w:cs="Times New Roman"/>
          <w:color w:val="333333"/>
          <w:sz w:val="24"/>
          <w:szCs w:val="24"/>
          <w:highlight w:val="white"/>
        </w:rPr>
        <w:br/>
      </w:r>
      <w:r>
        <w:rPr>
          <w:rFonts w:ascii="Times New Roman" w:eastAsia="Times New Roman" w:hAnsi="Times New Roman" w:cs="Times New Roman"/>
          <w:color w:val="333333"/>
          <w:sz w:val="24"/>
          <w:szCs w:val="24"/>
          <w:highlight w:val="white"/>
        </w:rPr>
        <w:tab/>
        <w:t xml:space="preserve">https://crashstats.nhtsa.dot.gov/Api/Public/Publication/809952. </w:t>
      </w:r>
    </w:p>
    <w:p w14:paraId="7A76F12F" w14:textId="77777777" w:rsidR="003C49A3" w:rsidRDefault="00F26EFE">
      <w:pPr>
        <w:shd w:val="clear" w:color="auto" w:fill="FFFFFF"/>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Orvis, R. (2018, February). </w:t>
      </w:r>
      <w:r>
        <w:rPr>
          <w:rFonts w:ascii="Times New Roman" w:eastAsia="Times New Roman" w:hAnsi="Times New Roman" w:cs="Times New Roman"/>
          <w:i/>
          <w:color w:val="333333"/>
          <w:sz w:val="24"/>
          <w:szCs w:val="24"/>
          <w:highlight w:val="white"/>
        </w:rPr>
        <w:t>Effects of a $0.25 federal gas tax increase on U.S</w:t>
      </w:r>
      <w:r>
        <w:rPr>
          <w:rFonts w:ascii="Times New Roman" w:eastAsia="Times New Roman" w:hAnsi="Times New Roman" w:cs="Times New Roman"/>
          <w:color w:val="333333"/>
          <w:sz w:val="24"/>
          <w:szCs w:val="24"/>
          <w:highlight w:val="white"/>
        </w:rPr>
        <w:t xml:space="preserve">. Retrieved </w:t>
      </w:r>
      <w:r>
        <w:rPr>
          <w:rFonts w:ascii="Times New Roman" w:eastAsia="Times New Roman" w:hAnsi="Times New Roman" w:cs="Times New Roman"/>
          <w:color w:val="333333"/>
          <w:sz w:val="24"/>
          <w:szCs w:val="24"/>
          <w:highlight w:val="white"/>
        </w:rPr>
        <w:br/>
      </w:r>
      <w:r>
        <w:rPr>
          <w:rFonts w:ascii="Times New Roman" w:eastAsia="Times New Roman" w:hAnsi="Times New Roman" w:cs="Times New Roman"/>
          <w:color w:val="333333"/>
          <w:sz w:val="24"/>
          <w:szCs w:val="24"/>
          <w:highlight w:val="white"/>
        </w:rPr>
        <w:tab/>
        <w:t xml:space="preserve">November 19, 2021, from https://energyinnovation.org/wp-content/uploads/2018/02/US-Gas-Tax-Research-Note_FINAL.pdf. </w:t>
      </w:r>
    </w:p>
    <w:p w14:paraId="400F88B1" w14:textId="77777777" w:rsidR="003C49A3" w:rsidRDefault="00F26EFE">
      <w:pPr>
        <w:shd w:val="clear" w:color="auto" w:fill="FFFFFF"/>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Peter G. Peterson Foundation. (2020, August). </w:t>
      </w:r>
      <w:r>
        <w:rPr>
          <w:rFonts w:ascii="Times New Roman" w:eastAsia="Times New Roman" w:hAnsi="Times New Roman" w:cs="Times New Roman"/>
          <w:i/>
          <w:color w:val="333333"/>
          <w:sz w:val="24"/>
          <w:szCs w:val="24"/>
          <w:highlight w:val="white"/>
        </w:rPr>
        <w:t>The Highway Trust Fund Explained</w:t>
      </w:r>
      <w:r>
        <w:rPr>
          <w:rFonts w:ascii="Times New Roman" w:eastAsia="Times New Roman" w:hAnsi="Times New Roman" w:cs="Times New Roman"/>
          <w:color w:val="333333"/>
          <w:sz w:val="24"/>
          <w:szCs w:val="24"/>
          <w:highlight w:val="white"/>
        </w:rPr>
        <w:t xml:space="preserve">. Retrieved </w:t>
      </w:r>
      <w:r>
        <w:rPr>
          <w:rFonts w:ascii="Times New Roman" w:eastAsia="Times New Roman" w:hAnsi="Times New Roman" w:cs="Times New Roman"/>
          <w:color w:val="333333"/>
          <w:sz w:val="24"/>
          <w:szCs w:val="24"/>
          <w:highlight w:val="white"/>
        </w:rPr>
        <w:br/>
      </w:r>
      <w:r>
        <w:rPr>
          <w:rFonts w:ascii="Times New Roman" w:eastAsia="Times New Roman" w:hAnsi="Times New Roman" w:cs="Times New Roman"/>
          <w:color w:val="333333"/>
          <w:sz w:val="24"/>
          <w:szCs w:val="24"/>
          <w:highlight w:val="white"/>
        </w:rPr>
        <w:tab/>
        <w:t xml:space="preserve">November 19, 2021, from </w:t>
      </w:r>
      <w:r>
        <w:rPr>
          <w:rFonts w:ascii="Times New Roman" w:eastAsia="Times New Roman" w:hAnsi="Times New Roman" w:cs="Times New Roman"/>
          <w:color w:val="333333"/>
          <w:sz w:val="24"/>
          <w:szCs w:val="24"/>
          <w:highlight w:val="white"/>
        </w:rPr>
        <w:br/>
      </w:r>
      <w:r>
        <w:rPr>
          <w:rFonts w:ascii="Times New Roman" w:eastAsia="Times New Roman" w:hAnsi="Times New Roman" w:cs="Times New Roman"/>
          <w:color w:val="333333"/>
          <w:sz w:val="24"/>
          <w:szCs w:val="24"/>
          <w:highlight w:val="white"/>
        </w:rPr>
        <w:tab/>
        <w:t>www.pgpf.org/budget-basics/budget-explainer-highway-trust-fund.</w:t>
      </w:r>
    </w:p>
    <w:p w14:paraId="2EFBC871" w14:textId="77777777" w:rsidR="003C49A3" w:rsidRDefault="00F26EFE">
      <w:pPr>
        <w:shd w:val="clear" w:color="auto" w:fill="FFFFFF"/>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Tax Policy Center. (2021). </w:t>
      </w:r>
      <w:r>
        <w:rPr>
          <w:rFonts w:ascii="Times New Roman" w:eastAsia="Times New Roman" w:hAnsi="Times New Roman" w:cs="Times New Roman"/>
          <w:i/>
          <w:color w:val="333333"/>
          <w:sz w:val="24"/>
          <w:szCs w:val="24"/>
          <w:highlight w:val="white"/>
        </w:rPr>
        <w:t xml:space="preserve">Tax Policy Center Briefing Book: Key Elements of the U.S. Tax </w:t>
      </w:r>
      <w:r>
        <w:rPr>
          <w:rFonts w:ascii="Times New Roman" w:eastAsia="Times New Roman" w:hAnsi="Times New Roman" w:cs="Times New Roman"/>
          <w:i/>
          <w:color w:val="333333"/>
          <w:sz w:val="24"/>
          <w:szCs w:val="24"/>
          <w:highlight w:val="white"/>
        </w:rPr>
        <w:br/>
      </w:r>
      <w:r>
        <w:rPr>
          <w:rFonts w:ascii="Times New Roman" w:eastAsia="Times New Roman" w:hAnsi="Times New Roman" w:cs="Times New Roman"/>
          <w:i/>
          <w:color w:val="333333"/>
          <w:sz w:val="24"/>
          <w:szCs w:val="24"/>
          <w:highlight w:val="white"/>
        </w:rPr>
        <w:tab/>
        <w:t>System. What is the Highway Trust Fund, and how is it financed?</w:t>
      </w:r>
      <w:r>
        <w:rPr>
          <w:rFonts w:ascii="Times New Roman" w:eastAsia="Times New Roman" w:hAnsi="Times New Roman" w:cs="Times New Roman"/>
          <w:color w:val="333333"/>
          <w:sz w:val="24"/>
          <w:szCs w:val="24"/>
          <w:highlight w:val="white"/>
        </w:rPr>
        <w:t xml:space="preserve"> Retrieved November </w:t>
      </w:r>
      <w:r>
        <w:rPr>
          <w:rFonts w:ascii="Times New Roman" w:eastAsia="Times New Roman" w:hAnsi="Times New Roman" w:cs="Times New Roman"/>
          <w:color w:val="333333"/>
          <w:sz w:val="24"/>
          <w:szCs w:val="24"/>
          <w:highlight w:val="white"/>
        </w:rPr>
        <w:br/>
      </w:r>
      <w:r>
        <w:rPr>
          <w:rFonts w:ascii="Times New Roman" w:eastAsia="Times New Roman" w:hAnsi="Times New Roman" w:cs="Times New Roman"/>
          <w:color w:val="333333"/>
          <w:sz w:val="24"/>
          <w:szCs w:val="24"/>
          <w:highlight w:val="white"/>
        </w:rPr>
        <w:tab/>
        <w:t>19, 2021, from https://www.taxpolicycenter.org/briefing-book/what-highway-trust-fund-and-how-it-financed.</w:t>
      </w:r>
    </w:p>
    <w:p w14:paraId="0C455E3C" w14:textId="77777777" w:rsidR="003C49A3" w:rsidRDefault="00F26EFE">
      <w:pPr>
        <w:shd w:val="clear" w:color="auto" w:fill="FFFFFF"/>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U.S. Energy Information Administration - EIA - independent statistics and analysis. </w:t>
      </w:r>
      <w:r>
        <w:rPr>
          <w:rFonts w:ascii="Times New Roman" w:eastAsia="Times New Roman" w:hAnsi="Times New Roman" w:cs="Times New Roman"/>
          <w:i/>
          <w:color w:val="333333"/>
          <w:sz w:val="24"/>
          <w:szCs w:val="24"/>
          <w:highlight w:val="white"/>
        </w:rPr>
        <w:t xml:space="preserve">U.S. </w:t>
      </w:r>
      <w:r>
        <w:rPr>
          <w:rFonts w:ascii="Times New Roman" w:eastAsia="Times New Roman" w:hAnsi="Times New Roman" w:cs="Times New Roman"/>
          <w:i/>
          <w:color w:val="333333"/>
          <w:sz w:val="24"/>
          <w:szCs w:val="24"/>
          <w:highlight w:val="white"/>
        </w:rPr>
        <w:br/>
      </w:r>
      <w:r>
        <w:rPr>
          <w:rFonts w:ascii="Times New Roman" w:eastAsia="Times New Roman" w:hAnsi="Times New Roman" w:cs="Times New Roman"/>
          <w:i/>
          <w:color w:val="333333"/>
          <w:sz w:val="24"/>
          <w:szCs w:val="24"/>
          <w:highlight w:val="white"/>
        </w:rPr>
        <w:tab/>
        <w:t xml:space="preserve">petroleum consumption decreased to a 25-year low in 2020 - Today in Energy - U.S. </w:t>
      </w:r>
      <w:r>
        <w:rPr>
          <w:rFonts w:ascii="Times New Roman" w:eastAsia="Times New Roman" w:hAnsi="Times New Roman" w:cs="Times New Roman"/>
          <w:i/>
          <w:color w:val="333333"/>
          <w:sz w:val="24"/>
          <w:szCs w:val="24"/>
          <w:highlight w:val="white"/>
        </w:rPr>
        <w:br/>
      </w:r>
      <w:r>
        <w:rPr>
          <w:rFonts w:ascii="Times New Roman" w:eastAsia="Times New Roman" w:hAnsi="Times New Roman" w:cs="Times New Roman"/>
          <w:i/>
          <w:color w:val="333333"/>
          <w:sz w:val="24"/>
          <w:szCs w:val="24"/>
          <w:highlight w:val="white"/>
        </w:rPr>
        <w:tab/>
        <w:t>Energy Information Administration (EIA)</w:t>
      </w:r>
      <w:r>
        <w:rPr>
          <w:rFonts w:ascii="Times New Roman" w:eastAsia="Times New Roman" w:hAnsi="Times New Roman" w:cs="Times New Roman"/>
          <w:color w:val="333333"/>
          <w:sz w:val="24"/>
          <w:szCs w:val="24"/>
          <w:highlight w:val="white"/>
        </w:rPr>
        <w:t xml:space="preserve">. (2021, August). Retrieved November 19, </w:t>
      </w:r>
      <w:r>
        <w:rPr>
          <w:rFonts w:ascii="Times New Roman" w:eastAsia="Times New Roman" w:hAnsi="Times New Roman" w:cs="Times New Roman"/>
          <w:color w:val="333333"/>
          <w:sz w:val="24"/>
          <w:szCs w:val="24"/>
          <w:highlight w:val="white"/>
        </w:rPr>
        <w:br/>
      </w:r>
      <w:r>
        <w:rPr>
          <w:rFonts w:ascii="Times New Roman" w:eastAsia="Times New Roman" w:hAnsi="Times New Roman" w:cs="Times New Roman"/>
          <w:color w:val="333333"/>
          <w:sz w:val="24"/>
          <w:szCs w:val="24"/>
          <w:highlight w:val="white"/>
        </w:rPr>
        <w:tab/>
        <w:t xml:space="preserve">2021, from https://www.eia.gov/todayinenergy/detail.php?id=49016. </w:t>
      </w:r>
    </w:p>
    <w:sectPr w:rsidR="003C49A3">
      <w:headerReference w:type="default" r:id="rId1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nge, Alex" w:date="2021-11-22T04:45:00Z" w:initials="LA">
    <w:p w14:paraId="1C35D111" w14:textId="77777777" w:rsidR="00516692" w:rsidRDefault="00B70FA1">
      <w:r>
        <w:rPr>
          <w:rStyle w:val="CommentReference"/>
        </w:rPr>
        <w:annotationRef/>
      </w:r>
      <w:r w:rsidR="00516692">
        <w:rPr>
          <w:sz w:val="20"/>
          <w:szCs w:val="20"/>
        </w:rPr>
        <w:t>General comments:</w:t>
      </w:r>
    </w:p>
    <w:p w14:paraId="57A22B4D" w14:textId="77777777" w:rsidR="00516692" w:rsidRDefault="00516692">
      <w:r>
        <w:rPr>
          <w:sz w:val="20"/>
          <w:szCs w:val="20"/>
        </w:rPr>
        <w:t>Many figures were unused and unexplained which led to some analysis of your models to lack content. How did the age-binned vehicles affect policy 2? What were the results?</w:t>
      </w:r>
    </w:p>
    <w:p w14:paraId="036416AC" w14:textId="77777777" w:rsidR="00516692" w:rsidRDefault="00516692"/>
    <w:p w14:paraId="31C674F7" w14:textId="77777777" w:rsidR="00516692" w:rsidRDefault="00516692">
      <w:r>
        <w:rPr>
          <w:sz w:val="20"/>
          <w:szCs w:val="20"/>
        </w:rPr>
        <w:t>Your recommendation suggested a combination of policy 1 and 2, and while you analyzed the parts, you should have done another model of policy 3 (policy 1 and policy 2 combined)</w:t>
      </w:r>
    </w:p>
    <w:p w14:paraId="2581EF37" w14:textId="77777777" w:rsidR="00516692" w:rsidRDefault="00516692"/>
    <w:p w14:paraId="04C2CF66" w14:textId="77777777" w:rsidR="00516692" w:rsidRDefault="00516692">
      <w:r>
        <w:rPr>
          <w:sz w:val="20"/>
          <w:szCs w:val="20"/>
        </w:rPr>
        <w:t>Your executive statement was lacking easily-readable results and was incorrectly organized</w:t>
      </w:r>
    </w:p>
    <w:p w14:paraId="409B3B4B" w14:textId="77777777" w:rsidR="00516692" w:rsidRDefault="00516692">
      <w:r>
        <w:rPr>
          <w:sz w:val="20"/>
          <w:szCs w:val="20"/>
        </w:rPr>
        <w:cr/>
        <w:t>Figures look too large and should be centered.</w:t>
      </w:r>
    </w:p>
    <w:p w14:paraId="1E3E91C7" w14:textId="77777777" w:rsidR="00516692" w:rsidRDefault="00516692"/>
    <w:p w14:paraId="1D22FF0F" w14:textId="616B377D" w:rsidR="00B70FA1" w:rsidRDefault="00B70FA1" w:rsidP="00516692">
      <w:pPr>
        <w:pStyle w:val="CommentText"/>
      </w:pPr>
    </w:p>
  </w:comment>
  <w:comment w:id="2" w:author="Lange, Alex" w:date="2021-11-22T04:47:00Z" w:initials="LA">
    <w:p w14:paraId="05FB4F72" w14:textId="23A52D7B" w:rsidR="00B70FA1" w:rsidRDefault="00B70FA1" w:rsidP="00B70FA1">
      <w:pPr>
        <w:pStyle w:val="CommentText"/>
      </w:pPr>
      <w:r>
        <w:rPr>
          <w:rStyle w:val="CommentReference"/>
        </w:rPr>
        <w:annotationRef/>
      </w:r>
      <w:r>
        <w:t>This should be the last paragraph in your introduction. Instead, briefly summarize your results does the increase gas tax work? Does the inflate rate work better? Give a brief recommendation</w:t>
      </w:r>
    </w:p>
  </w:comment>
  <w:comment w:id="3" w:author="William Chernicoff" w:date="2021-11-24T09:00:00Z" w:initials="WC">
    <w:p w14:paraId="0221BF46" w14:textId="77777777" w:rsidR="006F4162" w:rsidRDefault="006F4162" w:rsidP="00C3443E">
      <w:pPr>
        <w:pStyle w:val="CommentText"/>
      </w:pPr>
      <w:r>
        <w:rPr>
          <w:rStyle w:val="CommentReference"/>
        </w:rPr>
        <w:annotationRef/>
      </w:r>
      <w:r>
        <w:t>Also include a brief summary of the approach to the work in the exec summary</w:t>
      </w:r>
    </w:p>
  </w:comment>
  <w:comment w:id="7" w:author="Lange, Alex" w:date="2021-11-22T04:50:00Z" w:initials="LA">
    <w:p w14:paraId="70ED7139" w14:textId="63B39D32" w:rsidR="00B70FA1" w:rsidRDefault="00B70FA1" w:rsidP="006F4162">
      <w:pPr>
        <w:pStyle w:val="CommentText"/>
      </w:pPr>
      <w:r>
        <w:rPr>
          <w:rStyle w:val="CommentReference"/>
        </w:rPr>
        <w:annotationRef/>
      </w:r>
      <w:r>
        <w:t>Don’t start a sentence with because The word “Because” is used to join a dependent and main clause</w:t>
      </w:r>
    </w:p>
  </w:comment>
  <w:comment w:id="18" w:author="Lange, Alex" w:date="2021-11-22T04:51:00Z" w:initials="LA">
    <w:p w14:paraId="5C4D93DC" w14:textId="4EB6BDB5" w:rsidR="00B70FA1" w:rsidRDefault="00B70FA1" w:rsidP="00B70FA1">
      <w:pPr>
        <w:pStyle w:val="CommentText"/>
      </w:pPr>
      <w:r>
        <w:rPr>
          <w:rStyle w:val="CommentReference"/>
        </w:rPr>
        <w:annotationRef/>
      </w:r>
      <w:r>
        <w:t>this is vague</w:t>
      </w:r>
    </w:p>
  </w:comment>
  <w:comment w:id="15" w:author="William Chernicoff" w:date="2021-11-24T09:08:00Z" w:initials="WC">
    <w:p w14:paraId="041842A7" w14:textId="77777777" w:rsidR="006B642D" w:rsidRDefault="006B642D" w:rsidP="004D7E4D">
      <w:pPr>
        <w:pStyle w:val="CommentText"/>
      </w:pPr>
      <w:r>
        <w:rPr>
          <w:rStyle w:val="CommentReference"/>
        </w:rPr>
        <w:annotationRef/>
      </w:r>
      <w:r>
        <w:t xml:space="preserve">This is part of the policy proposal section not intro.   Instead include the baseline projection on revenue. And conclude the section. Then shift to policy proposal options.  </w:t>
      </w:r>
    </w:p>
  </w:comment>
  <w:comment w:id="22" w:author="William Chernicoff" w:date="2021-11-24T09:11:00Z" w:initials="WC">
    <w:p w14:paraId="42BB4F08" w14:textId="77777777" w:rsidR="006B642D" w:rsidRDefault="006B642D" w:rsidP="00A63D03">
      <w:pPr>
        <w:pStyle w:val="CommentText"/>
      </w:pPr>
      <w:r>
        <w:rPr>
          <w:rStyle w:val="CommentReference"/>
        </w:rPr>
        <w:annotationRef/>
      </w:r>
      <w:r>
        <w:t xml:space="preserve">This is confusing.  How does the gas tax raise revenue from Evs. </w:t>
      </w:r>
    </w:p>
  </w:comment>
  <w:comment w:id="21" w:author="Lange, Alex" w:date="2021-11-22T04:53:00Z" w:initials="LA">
    <w:p w14:paraId="65F43EB6" w14:textId="26D3B721" w:rsidR="00B70FA1" w:rsidRDefault="00B70FA1" w:rsidP="006B642D">
      <w:pPr>
        <w:pStyle w:val="CommentText"/>
      </w:pPr>
      <w:r>
        <w:rPr>
          <w:rStyle w:val="CommentReference"/>
        </w:rPr>
        <w:annotationRef/>
      </w:r>
      <w:r>
        <w:t>How does this happen?</w:t>
      </w:r>
    </w:p>
  </w:comment>
  <w:comment w:id="29" w:author="William Chernicoff" w:date="2021-11-24T09:22:00Z" w:initials="WC">
    <w:p w14:paraId="2E20F565" w14:textId="77777777" w:rsidR="00286054" w:rsidRDefault="00286054">
      <w:pPr>
        <w:pStyle w:val="CommentText"/>
      </w:pPr>
      <w:r>
        <w:rPr>
          <w:rStyle w:val="CommentReference"/>
        </w:rPr>
        <w:annotationRef/>
      </w:r>
      <w:r>
        <w:t xml:space="preserve">Some quick observations on the CLD.  Good job with the labeling and numbering of each loop.  R1 as written is a Balancing loop (3 -) Decreasing carbon dioxide emissions is confusing.  Co2 emission rate makes is more intuitive and clear.  </w:t>
      </w:r>
    </w:p>
    <w:p w14:paraId="4172EB2C" w14:textId="77777777" w:rsidR="00286054" w:rsidRDefault="00286054">
      <w:pPr>
        <w:pStyle w:val="CommentText"/>
      </w:pPr>
    </w:p>
    <w:p w14:paraId="70B4DBC3" w14:textId="77777777" w:rsidR="00286054" w:rsidRDefault="00286054">
      <w:pPr>
        <w:pStyle w:val="CommentText"/>
      </w:pPr>
      <w:r>
        <w:t xml:space="preserve">R2 is interesting, but not central to the policy question as posed.   B1 is an unclear relationship. How does a change in gas consumption directly impact EV growth.  </w:t>
      </w:r>
    </w:p>
    <w:p w14:paraId="655FAD71" w14:textId="77777777" w:rsidR="00286054" w:rsidRDefault="00286054">
      <w:pPr>
        <w:pStyle w:val="CommentText"/>
      </w:pPr>
    </w:p>
    <w:p w14:paraId="228DAD95" w14:textId="77777777" w:rsidR="00286054" w:rsidRDefault="00286054" w:rsidP="00875A51">
      <w:pPr>
        <w:pStyle w:val="CommentText"/>
      </w:pPr>
      <w:r>
        <w:t xml:space="preserve">For R2 Increase in car efficiency should be average car efficiency or fleet efficiency.  </w:t>
      </w:r>
    </w:p>
  </w:comment>
  <w:comment w:id="30" w:author="Lange, Alex" w:date="2021-11-22T05:06:00Z" w:initials="LA">
    <w:p w14:paraId="3E73407E" w14:textId="3048E554" w:rsidR="00AE0C7F" w:rsidRDefault="00AE0C7F" w:rsidP="00286054">
      <w:pPr>
        <w:pStyle w:val="CommentText"/>
      </w:pPr>
      <w:r>
        <w:rPr>
          <w:rStyle w:val="CommentReference"/>
        </w:rPr>
        <w:annotationRef/>
      </w:r>
      <w:r>
        <w:t>of what?</w:t>
      </w:r>
    </w:p>
  </w:comment>
  <w:comment w:id="36" w:author="Lange, Alex" w:date="2021-11-22T05:06:00Z" w:initials="LA">
    <w:p w14:paraId="69FF369A" w14:textId="6D430066" w:rsidR="00AE0C7F" w:rsidRDefault="00AE0C7F" w:rsidP="00AE0C7F">
      <w:pPr>
        <w:pStyle w:val="CommentText"/>
      </w:pPr>
      <w:r>
        <w:rPr>
          <w:rStyle w:val="CommentReference"/>
        </w:rPr>
        <w:annotationRef/>
      </w:r>
      <w:r>
        <w:t>Name the policy</w:t>
      </w:r>
    </w:p>
  </w:comment>
  <w:comment w:id="43" w:author="William Chernicoff" w:date="2021-11-24T09:25:00Z" w:initials="WC">
    <w:p w14:paraId="78105A4F" w14:textId="77777777" w:rsidR="00286054" w:rsidRDefault="00286054" w:rsidP="00491811">
      <w:pPr>
        <w:pStyle w:val="CommentText"/>
      </w:pPr>
      <w:r>
        <w:rPr>
          <w:rStyle w:val="CommentReference"/>
        </w:rPr>
        <w:annotationRef/>
      </w:r>
      <w:r>
        <w:t>Under what assumptions or considerations.  Specifically does this factor in fuel economy changes</w:t>
      </w:r>
    </w:p>
  </w:comment>
  <w:comment w:id="46" w:author="Lange, Alex" w:date="2021-11-22T05:03:00Z" w:initials="LA">
    <w:p w14:paraId="2F019C44" w14:textId="266572CD" w:rsidR="00D80361" w:rsidRDefault="00D80361" w:rsidP="00286054">
      <w:pPr>
        <w:pStyle w:val="CommentText"/>
      </w:pPr>
      <w:r>
        <w:rPr>
          <w:rStyle w:val="CommentReference"/>
        </w:rPr>
        <w:annotationRef/>
      </w:r>
      <w:r>
        <w:t>Is this what the highway trust fund is?</w:t>
      </w:r>
    </w:p>
  </w:comment>
  <w:comment w:id="47" w:author="William Chernicoff" w:date="2021-11-24T09:27:00Z" w:initials="WC">
    <w:p w14:paraId="62DFB539" w14:textId="77777777" w:rsidR="00286054" w:rsidRDefault="00286054" w:rsidP="000F4A12">
      <w:pPr>
        <w:pStyle w:val="CommentText"/>
      </w:pPr>
      <w:r>
        <w:rPr>
          <w:rStyle w:val="CommentReference"/>
        </w:rPr>
        <w:annotationRef/>
      </w:r>
      <w:r>
        <w:t>If this is describing the CLD, then point to the figure and the specific loop.</w:t>
      </w:r>
    </w:p>
  </w:comment>
  <w:comment w:id="54" w:author="Lange, Alex" w:date="2021-11-22T05:10:00Z" w:initials="LA">
    <w:p w14:paraId="523E4452" w14:textId="3B3825C5" w:rsidR="00AE0C7F" w:rsidRDefault="00AE0C7F" w:rsidP="00286054">
      <w:pPr>
        <w:pStyle w:val="CommentText"/>
      </w:pPr>
      <w:r>
        <w:rPr>
          <w:rStyle w:val="CommentReference"/>
        </w:rPr>
        <w:annotationRef/>
      </w:r>
      <w:r>
        <w:t>Spread out your figures. Don’t just have 4 figures in a row taking up 2 pages before any text. Break up the text with figures</w:t>
      </w:r>
    </w:p>
  </w:comment>
  <w:comment w:id="55" w:author="William Chernicoff" w:date="2021-11-24T09:31:00Z" w:initials="WC">
    <w:p w14:paraId="20CA92D3" w14:textId="77777777" w:rsidR="00127D6D" w:rsidRDefault="00127D6D" w:rsidP="002E6394">
      <w:pPr>
        <w:pStyle w:val="CommentText"/>
      </w:pPr>
      <w:r>
        <w:rPr>
          <w:rStyle w:val="CommentReference"/>
        </w:rPr>
        <w:annotationRef/>
      </w:r>
      <w:r>
        <w:t>Start the section with text.  This model has no context at this point</w:t>
      </w:r>
    </w:p>
  </w:comment>
  <w:comment w:id="56" w:author="William Chernicoff" w:date="2021-11-24T09:39:00Z" w:initials="WC">
    <w:p w14:paraId="117AD809" w14:textId="77777777" w:rsidR="00063880" w:rsidRDefault="00063880" w:rsidP="0063416B">
      <w:pPr>
        <w:pStyle w:val="CommentText"/>
      </w:pPr>
      <w:r>
        <w:rPr>
          <w:rStyle w:val="CommentReference"/>
        </w:rPr>
        <w:annotationRef/>
      </w:r>
      <w:r>
        <w:t xml:space="preserve">The co flow exists regardless of reference mode or a policy implementation.  Describe what the co flow does.   The co flow tracks the consumption / mile of each vehicle age stock.  As the fuel consumption rate declines for new vehicles sold the effects on total consumption rate  over time can be tracked.  </w:t>
      </w:r>
    </w:p>
  </w:comment>
  <w:comment w:id="58" w:author="Lange, Alex" w:date="2021-11-22T05:14:00Z" w:initials="LA">
    <w:p w14:paraId="21236644" w14:textId="6056668E" w:rsidR="00AE0C7F" w:rsidRDefault="00AE0C7F" w:rsidP="00AE0C7F">
      <w:pPr>
        <w:pStyle w:val="CommentText"/>
      </w:pPr>
      <w:r>
        <w:rPr>
          <w:rStyle w:val="CommentReference"/>
        </w:rPr>
        <w:annotationRef/>
      </w:r>
      <w:r>
        <w:t>citation required</w:t>
      </w:r>
    </w:p>
  </w:comment>
  <w:comment w:id="67" w:author="William Chernicoff" w:date="2021-11-24T09:43:00Z" w:initials="WC">
    <w:p w14:paraId="25E5C7FC" w14:textId="77777777" w:rsidR="00271C7C" w:rsidRDefault="00271C7C" w:rsidP="00EE0DF6">
      <w:pPr>
        <w:pStyle w:val="CommentText"/>
      </w:pPr>
      <w:r>
        <w:rPr>
          <w:rStyle w:val="CommentReference"/>
        </w:rPr>
        <w:annotationRef/>
      </w:r>
      <w:r>
        <w:t xml:space="preserve">The result is the same pattern of behavior because no change in the system structure occurred.  It may result in a surplus then deficit.  The objective is to stabilize the revenue in a way that is resilient to changes in fuel consumption rate and other factors.  </w:t>
      </w:r>
    </w:p>
  </w:comment>
  <w:comment w:id="72" w:author="Lange, Alex" w:date="2021-11-22T05:16:00Z" w:initials="LA">
    <w:p w14:paraId="6E93B74E" w14:textId="7B35D520" w:rsidR="00516692" w:rsidRDefault="00516692" w:rsidP="00271C7C">
      <w:pPr>
        <w:pStyle w:val="CommentText"/>
      </w:pPr>
      <w:r>
        <w:rPr>
          <w:rStyle w:val="CommentReference"/>
        </w:rPr>
        <w:annotationRef/>
      </w:r>
      <w:r>
        <w:t>binning of age groups not well-defined</w:t>
      </w:r>
    </w:p>
  </w:comment>
  <w:comment w:id="73" w:author="Lange, Alex" w:date="2021-11-22T05:17:00Z" w:initials="LA">
    <w:p w14:paraId="2C1A728C" w14:textId="66983231" w:rsidR="00516692" w:rsidRDefault="00516692" w:rsidP="00516692">
      <w:pPr>
        <w:pStyle w:val="CommentText"/>
      </w:pPr>
      <w:r>
        <w:rPr>
          <w:rStyle w:val="CommentReference"/>
        </w:rPr>
        <w:annotationRef/>
      </w:r>
      <w:r>
        <w:t>figure 7? Include in text references to your figures</w:t>
      </w:r>
    </w:p>
  </w:comment>
  <w:comment w:id="74" w:author="Lange, Alex" w:date="2021-11-22T05:17:00Z" w:initials="LA">
    <w:p w14:paraId="77CA6AC6" w14:textId="702FC066" w:rsidR="00516692" w:rsidRDefault="00516692" w:rsidP="00516692">
      <w:pPr>
        <w:pStyle w:val="CommentText"/>
      </w:pPr>
      <w:r>
        <w:rPr>
          <w:rStyle w:val="CommentReference"/>
        </w:rPr>
        <w:annotationRef/>
      </w:r>
      <w:r>
        <w:t>what does this mean? This is unclear</w:t>
      </w:r>
    </w:p>
  </w:comment>
  <w:comment w:id="75" w:author="William Chernicoff" w:date="2021-11-24T09:43:00Z" w:initials="WC">
    <w:p w14:paraId="649A65A6" w14:textId="77777777" w:rsidR="00271C7C" w:rsidRDefault="00271C7C" w:rsidP="00D91721">
      <w:pPr>
        <w:pStyle w:val="CommentText"/>
      </w:pPr>
      <w:r>
        <w:rPr>
          <w:rStyle w:val="CommentReference"/>
        </w:rPr>
        <w:annotationRef/>
      </w:r>
      <w:r>
        <w:t xml:space="preserve">Be specific.  </w:t>
      </w:r>
    </w:p>
  </w:comment>
  <w:comment w:id="76" w:author="William Chernicoff" w:date="2021-11-24T09:44:00Z" w:initials="WC">
    <w:p w14:paraId="4AB0EFB1" w14:textId="77777777" w:rsidR="00271C7C" w:rsidRDefault="00271C7C" w:rsidP="00705AE9">
      <w:pPr>
        <w:pStyle w:val="CommentText"/>
      </w:pPr>
      <w:r>
        <w:rPr>
          <w:rStyle w:val="CommentReference"/>
        </w:rPr>
        <w:annotationRef/>
      </w:r>
      <w:r>
        <w:t xml:space="preserve">You can also show the two results on the same figure/graph and or include values.  </w:t>
      </w:r>
    </w:p>
  </w:comment>
  <w:comment w:id="79" w:author="William Chernicoff" w:date="2021-11-24T09:58:00Z" w:initials="WC">
    <w:p w14:paraId="0E218890" w14:textId="77777777" w:rsidR="00884985" w:rsidRDefault="00884985" w:rsidP="00772346">
      <w:pPr>
        <w:pStyle w:val="CommentText"/>
      </w:pPr>
      <w:r>
        <w:rPr>
          <w:rStyle w:val="CommentReference"/>
        </w:rPr>
        <w:annotationRef/>
      </w:r>
      <w:r>
        <w:t xml:space="preserve">The memo in general is well structured and written.   The policies explored are ok to start, but need to include options that change the structure of the system in order to change the behavior.  Other sources can expand the view and help identify other policy options  </w:t>
      </w:r>
    </w:p>
  </w:comment>
  <w:comment w:id="80" w:author="Lange, Alex" w:date="2021-11-22T05:18:00Z" w:initials="LA">
    <w:p w14:paraId="7654B686" w14:textId="3780C046" w:rsidR="00516692" w:rsidRDefault="00516692" w:rsidP="00884985">
      <w:pPr>
        <w:pStyle w:val="CommentText"/>
      </w:pPr>
      <w:r>
        <w:rPr>
          <w:rStyle w:val="CommentReference"/>
        </w:rPr>
        <w:annotationRef/>
      </w:r>
      <w:r>
        <w:t>Good analysis</w:t>
      </w:r>
    </w:p>
  </w:comment>
  <w:comment w:id="81" w:author="William Chernicoff" w:date="2021-11-24T09:50:00Z" w:initials="WC">
    <w:p w14:paraId="5D8355CC" w14:textId="77777777" w:rsidR="00AA69AF" w:rsidRDefault="00AA69AF" w:rsidP="00294EE7">
      <w:pPr>
        <w:pStyle w:val="CommentText"/>
      </w:pPr>
      <w:r>
        <w:rPr>
          <w:rStyle w:val="CommentReference"/>
        </w:rPr>
        <w:annotationRef/>
      </w:r>
      <w:r>
        <w:t xml:space="preserve">These changes are still exogenous.  What effects are observed within the model.   What other effects can you observe foe each age stock.  The effects you note are reported outside the model.  </w:t>
      </w:r>
    </w:p>
  </w:comment>
  <w:comment w:id="84" w:author="Lange, Alex" w:date="2021-11-22T05:19:00Z" w:initials="LA">
    <w:p w14:paraId="46E3896A" w14:textId="127F6993" w:rsidR="00516692" w:rsidRDefault="00516692" w:rsidP="00AA69AF">
      <w:pPr>
        <w:pStyle w:val="CommentText"/>
      </w:pPr>
      <w:r>
        <w:rPr>
          <w:rStyle w:val="CommentReference"/>
        </w:rPr>
        <w:annotationRef/>
      </w:r>
      <w:r>
        <w:t>Model this, or show evidence for a strong recommendation</w:t>
      </w:r>
    </w:p>
  </w:comment>
  <w:comment w:id="85" w:author="William Chernicoff" w:date="2021-11-24T09:52:00Z" w:initials="WC">
    <w:p w14:paraId="7115C53B" w14:textId="77777777" w:rsidR="00AA69AF" w:rsidRDefault="00AA69AF" w:rsidP="007A2FFC">
      <w:pPr>
        <w:pStyle w:val="CommentText"/>
      </w:pPr>
      <w:r>
        <w:rPr>
          <w:rStyle w:val="CommentReference"/>
        </w:rPr>
        <w:annotationRef/>
      </w:r>
      <w:r>
        <w:t xml:space="preserve">Best is subjective.  My guidance was to explicitly avoid making these determinations.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22FF0F" w15:done="0"/>
  <w15:commentEx w15:paraId="05FB4F72" w15:done="0"/>
  <w15:commentEx w15:paraId="0221BF46" w15:paraIdParent="05FB4F72" w15:done="0"/>
  <w15:commentEx w15:paraId="70ED7139" w15:done="0"/>
  <w15:commentEx w15:paraId="5C4D93DC" w15:done="0"/>
  <w15:commentEx w15:paraId="041842A7" w15:done="0"/>
  <w15:commentEx w15:paraId="42BB4F08" w15:done="0"/>
  <w15:commentEx w15:paraId="65F43EB6" w15:done="0"/>
  <w15:commentEx w15:paraId="228DAD95" w15:done="0"/>
  <w15:commentEx w15:paraId="3E73407E" w15:done="0"/>
  <w15:commentEx w15:paraId="69FF369A" w15:done="0"/>
  <w15:commentEx w15:paraId="78105A4F" w15:done="0"/>
  <w15:commentEx w15:paraId="2F019C44" w15:done="0"/>
  <w15:commentEx w15:paraId="62DFB539" w15:done="0"/>
  <w15:commentEx w15:paraId="523E4452" w15:done="0"/>
  <w15:commentEx w15:paraId="20CA92D3" w15:paraIdParent="523E4452" w15:done="0"/>
  <w15:commentEx w15:paraId="117AD809" w15:done="0"/>
  <w15:commentEx w15:paraId="21236644" w15:done="0"/>
  <w15:commentEx w15:paraId="25E5C7FC" w15:done="0"/>
  <w15:commentEx w15:paraId="6E93B74E" w15:done="0"/>
  <w15:commentEx w15:paraId="2C1A728C" w15:done="0"/>
  <w15:commentEx w15:paraId="77CA6AC6" w15:done="0"/>
  <w15:commentEx w15:paraId="649A65A6" w15:paraIdParent="77CA6AC6" w15:done="0"/>
  <w15:commentEx w15:paraId="4AB0EFB1" w15:paraIdParent="77CA6AC6" w15:done="0"/>
  <w15:commentEx w15:paraId="0E218890" w15:done="0"/>
  <w15:commentEx w15:paraId="7654B686" w15:done="0"/>
  <w15:commentEx w15:paraId="5D8355CC" w15:paraIdParent="7654B686" w15:done="0"/>
  <w15:commentEx w15:paraId="46E3896A" w15:done="0"/>
  <w15:commentEx w15:paraId="7115C53B" w15:paraIdParent="46E38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59EDE" w16cex:dateUtc="2021-11-22T09:45:00Z"/>
  <w16cex:commentExtensible w16cex:durableId="25459F77" w16cex:dateUtc="2021-11-22T09:47:00Z"/>
  <w16cex:commentExtensible w16cex:durableId="25487DC0" w16cex:dateUtc="2021-11-24T14:00:00Z"/>
  <w16cex:commentExtensible w16cex:durableId="2545A01D" w16cex:dateUtc="2021-11-22T09:50:00Z"/>
  <w16cex:commentExtensible w16cex:durableId="2545A069" w16cex:dateUtc="2021-11-22T09:51:00Z"/>
  <w16cex:commentExtensible w16cex:durableId="25487F9D" w16cex:dateUtc="2021-11-24T14:08:00Z"/>
  <w16cex:commentExtensible w16cex:durableId="2548803D" w16cex:dateUtc="2021-11-24T14:11:00Z"/>
  <w16cex:commentExtensible w16cex:durableId="2545A0C0" w16cex:dateUtc="2021-11-22T09:53:00Z"/>
  <w16cex:commentExtensible w16cex:durableId="254882DB" w16cex:dateUtc="2021-11-24T14:22:00Z"/>
  <w16cex:commentExtensible w16cex:durableId="2545A3E1" w16cex:dateUtc="2021-11-22T10:06:00Z"/>
  <w16cex:commentExtensible w16cex:durableId="2545A3DB" w16cex:dateUtc="2021-11-22T10:06:00Z"/>
  <w16cex:commentExtensible w16cex:durableId="25488391" w16cex:dateUtc="2021-11-24T14:25:00Z"/>
  <w16cex:commentExtensible w16cex:durableId="2545A33D" w16cex:dateUtc="2021-11-22T10:03:00Z"/>
  <w16cex:commentExtensible w16cex:durableId="254883FC" w16cex:dateUtc="2021-11-24T14:27:00Z"/>
  <w16cex:commentExtensible w16cex:durableId="2545A4D3" w16cex:dateUtc="2021-11-22T10:10:00Z"/>
  <w16cex:commentExtensible w16cex:durableId="254884F6" w16cex:dateUtc="2021-11-24T14:31:00Z"/>
  <w16cex:commentExtensible w16cex:durableId="254886EA" w16cex:dateUtc="2021-11-24T14:39:00Z"/>
  <w16cex:commentExtensible w16cex:durableId="2545A5B7" w16cex:dateUtc="2021-11-22T10:14:00Z"/>
  <w16cex:commentExtensible w16cex:durableId="254887AB" w16cex:dateUtc="2021-11-24T14:43:00Z"/>
  <w16cex:commentExtensible w16cex:durableId="2545A63B" w16cex:dateUtc="2021-11-22T10:16:00Z"/>
  <w16cex:commentExtensible w16cex:durableId="2545A669" w16cex:dateUtc="2021-11-22T10:17:00Z"/>
  <w16cex:commentExtensible w16cex:durableId="2545A67C" w16cex:dateUtc="2021-11-22T10:17:00Z"/>
  <w16cex:commentExtensible w16cex:durableId="254887CD" w16cex:dateUtc="2021-11-24T14:43:00Z"/>
  <w16cex:commentExtensible w16cex:durableId="254887E9" w16cex:dateUtc="2021-11-24T14:44:00Z"/>
  <w16cex:commentExtensible w16cex:durableId="25488B2F" w16cex:dateUtc="2021-11-24T14:58:00Z"/>
  <w16cex:commentExtensible w16cex:durableId="2545A6C0" w16cex:dateUtc="2021-11-22T10:18:00Z"/>
  <w16cex:commentExtensible w16cex:durableId="2548896F" w16cex:dateUtc="2021-11-24T14:50:00Z"/>
  <w16cex:commentExtensible w16cex:durableId="2545A6DA" w16cex:dateUtc="2021-11-22T10:19:00Z"/>
  <w16cex:commentExtensible w16cex:durableId="254889EC" w16cex:dateUtc="2021-11-24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22FF0F" w16cid:durableId="25459EDE"/>
  <w16cid:commentId w16cid:paraId="05FB4F72" w16cid:durableId="25459F77"/>
  <w16cid:commentId w16cid:paraId="0221BF46" w16cid:durableId="25487DC0"/>
  <w16cid:commentId w16cid:paraId="70ED7139" w16cid:durableId="2545A01D"/>
  <w16cid:commentId w16cid:paraId="5C4D93DC" w16cid:durableId="2545A069"/>
  <w16cid:commentId w16cid:paraId="041842A7" w16cid:durableId="25487F9D"/>
  <w16cid:commentId w16cid:paraId="42BB4F08" w16cid:durableId="2548803D"/>
  <w16cid:commentId w16cid:paraId="65F43EB6" w16cid:durableId="2545A0C0"/>
  <w16cid:commentId w16cid:paraId="228DAD95" w16cid:durableId="254882DB"/>
  <w16cid:commentId w16cid:paraId="3E73407E" w16cid:durableId="2545A3E1"/>
  <w16cid:commentId w16cid:paraId="69FF369A" w16cid:durableId="2545A3DB"/>
  <w16cid:commentId w16cid:paraId="78105A4F" w16cid:durableId="25488391"/>
  <w16cid:commentId w16cid:paraId="2F019C44" w16cid:durableId="2545A33D"/>
  <w16cid:commentId w16cid:paraId="62DFB539" w16cid:durableId="254883FC"/>
  <w16cid:commentId w16cid:paraId="523E4452" w16cid:durableId="2545A4D3"/>
  <w16cid:commentId w16cid:paraId="20CA92D3" w16cid:durableId="254884F6"/>
  <w16cid:commentId w16cid:paraId="117AD809" w16cid:durableId="254886EA"/>
  <w16cid:commentId w16cid:paraId="21236644" w16cid:durableId="2545A5B7"/>
  <w16cid:commentId w16cid:paraId="25E5C7FC" w16cid:durableId="254887AB"/>
  <w16cid:commentId w16cid:paraId="6E93B74E" w16cid:durableId="2545A63B"/>
  <w16cid:commentId w16cid:paraId="2C1A728C" w16cid:durableId="2545A669"/>
  <w16cid:commentId w16cid:paraId="77CA6AC6" w16cid:durableId="2545A67C"/>
  <w16cid:commentId w16cid:paraId="649A65A6" w16cid:durableId="254887CD"/>
  <w16cid:commentId w16cid:paraId="4AB0EFB1" w16cid:durableId="254887E9"/>
  <w16cid:commentId w16cid:paraId="0E218890" w16cid:durableId="25488B2F"/>
  <w16cid:commentId w16cid:paraId="7654B686" w16cid:durableId="2545A6C0"/>
  <w16cid:commentId w16cid:paraId="5D8355CC" w16cid:durableId="2548896F"/>
  <w16cid:commentId w16cid:paraId="46E3896A" w16cid:durableId="2545A6DA"/>
  <w16cid:commentId w16cid:paraId="7115C53B" w16cid:durableId="25488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E8C03" w14:textId="77777777" w:rsidR="00F26EFE" w:rsidRDefault="00F26EFE">
      <w:pPr>
        <w:spacing w:line="240" w:lineRule="auto"/>
      </w:pPr>
      <w:r>
        <w:separator/>
      </w:r>
    </w:p>
  </w:endnote>
  <w:endnote w:type="continuationSeparator" w:id="0">
    <w:p w14:paraId="65435D68" w14:textId="77777777" w:rsidR="00F26EFE" w:rsidRDefault="00F26E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1B0B8" w14:textId="77777777" w:rsidR="00F26EFE" w:rsidRDefault="00F26EFE">
      <w:pPr>
        <w:spacing w:line="240" w:lineRule="auto"/>
      </w:pPr>
      <w:r>
        <w:separator/>
      </w:r>
    </w:p>
  </w:footnote>
  <w:footnote w:type="continuationSeparator" w:id="0">
    <w:p w14:paraId="57EC48B0" w14:textId="77777777" w:rsidR="00F26EFE" w:rsidRDefault="00F26E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F1C7F" w14:textId="77777777" w:rsidR="003C49A3" w:rsidRDefault="003C49A3"/>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ge, Alex">
    <w15:presenceInfo w15:providerId="AD" w15:userId="S::alexlange@gwu.edu::7adc0f4a-c6d4-4dab-8298-88acc57924c1"/>
  </w15:person>
  <w15:person w15:author="William Chernicoff">
    <w15:presenceInfo w15:providerId="Windows Live" w15:userId="a21ae4ab73bf8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9A3"/>
    <w:rsid w:val="00063880"/>
    <w:rsid w:val="00127D6D"/>
    <w:rsid w:val="00271C7C"/>
    <w:rsid w:val="00286054"/>
    <w:rsid w:val="003C49A3"/>
    <w:rsid w:val="00516692"/>
    <w:rsid w:val="006B642D"/>
    <w:rsid w:val="006F4162"/>
    <w:rsid w:val="00884985"/>
    <w:rsid w:val="008941AE"/>
    <w:rsid w:val="00AA69AF"/>
    <w:rsid w:val="00AE0C7F"/>
    <w:rsid w:val="00AF1D21"/>
    <w:rsid w:val="00B70FA1"/>
    <w:rsid w:val="00B82465"/>
    <w:rsid w:val="00CE05C9"/>
    <w:rsid w:val="00D80361"/>
    <w:rsid w:val="00F2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4922F"/>
  <w15:docId w15:val="{00D91A26-D9F1-FA43-BA8C-26A6D86EC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B70FA1"/>
    <w:rPr>
      <w:sz w:val="16"/>
      <w:szCs w:val="16"/>
    </w:rPr>
  </w:style>
  <w:style w:type="paragraph" w:styleId="CommentText">
    <w:name w:val="annotation text"/>
    <w:basedOn w:val="Normal"/>
    <w:link w:val="CommentTextChar"/>
    <w:uiPriority w:val="99"/>
    <w:unhideWhenUsed/>
    <w:rsid w:val="00B70FA1"/>
    <w:pPr>
      <w:spacing w:line="240" w:lineRule="auto"/>
    </w:pPr>
    <w:rPr>
      <w:sz w:val="20"/>
      <w:szCs w:val="20"/>
    </w:rPr>
  </w:style>
  <w:style w:type="character" w:customStyle="1" w:styleId="CommentTextChar">
    <w:name w:val="Comment Text Char"/>
    <w:basedOn w:val="DefaultParagraphFont"/>
    <w:link w:val="CommentText"/>
    <w:uiPriority w:val="99"/>
    <w:rsid w:val="00B70FA1"/>
    <w:rPr>
      <w:sz w:val="20"/>
      <w:szCs w:val="20"/>
    </w:rPr>
  </w:style>
  <w:style w:type="paragraph" w:styleId="CommentSubject">
    <w:name w:val="annotation subject"/>
    <w:basedOn w:val="CommentText"/>
    <w:next w:val="CommentText"/>
    <w:link w:val="CommentSubjectChar"/>
    <w:uiPriority w:val="99"/>
    <w:semiHidden/>
    <w:unhideWhenUsed/>
    <w:rsid w:val="00B70FA1"/>
    <w:rPr>
      <w:b/>
      <w:bCs/>
    </w:rPr>
  </w:style>
  <w:style w:type="character" w:customStyle="1" w:styleId="CommentSubjectChar">
    <w:name w:val="Comment Subject Char"/>
    <w:basedOn w:val="CommentTextChar"/>
    <w:link w:val="CommentSubject"/>
    <w:uiPriority w:val="99"/>
    <w:semiHidden/>
    <w:rsid w:val="00B70F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13</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Chernicoff</dc:creator>
  <cp:lastModifiedBy>William Chernicoff</cp:lastModifiedBy>
  <cp:revision>6</cp:revision>
  <dcterms:created xsi:type="dcterms:W3CDTF">2021-11-24T13:51:00Z</dcterms:created>
  <dcterms:modified xsi:type="dcterms:W3CDTF">2021-11-24T14:59:00Z</dcterms:modified>
</cp:coreProperties>
</file>